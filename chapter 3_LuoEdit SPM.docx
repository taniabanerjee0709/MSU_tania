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FFB9B" w14:textId="77777777" w:rsidR="00F10A6E" w:rsidRDefault="009F1FBC" w:rsidP="00674A97">
      <w:pPr>
        <w:spacing w:line="480" w:lineRule="auto"/>
        <w:rPr>
          <w:rFonts w:ascii="Times New Roman" w:hAnsi="Times New Roman" w:cs="Times New Roman"/>
          <w:b/>
          <w:sz w:val="24"/>
          <w:szCs w:val="24"/>
        </w:rPr>
      </w:pPr>
      <w:r w:rsidRPr="009F1FBC">
        <w:rPr>
          <w:rFonts w:ascii="Times New Roman" w:hAnsi="Times New Roman" w:cs="Times New Roman"/>
          <w:b/>
          <w:sz w:val="24"/>
          <w:szCs w:val="24"/>
        </w:rPr>
        <w:t xml:space="preserve">3.1 Results </w:t>
      </w:r>
    </w:p>
    <w:p w14:paraId="233FFB9C" w14:textId="77777777" w:rsidR="006F5E9D" w:rsidRDefault="006F5E9D" w:rsidP="00674A97">
      <w:pPr>
        <w:spacing w:line="480" w:lineRule="auto"/>
        <w:rPr>
          <w:rFonts w:ascii="Times New Roman" w:hAnsi="Times New Roman" w:cs="Times New Roman"/>
          <w:b/>
          <w:sz w:val="24"/>
          <w:szCs w:val="24"/>
        </w:rPr>
      </w:pPr>
      <w:r>
        <w:rPr>
          <w:rFonts w:ascii="Times New Roman" w:hAnsi="Times New Roman" w:cs="Times New Roman"/>
          <w:b/>
          <w:sz w:val="24"/>
          <w:szCs w:val="24"/>
        </w:rPr>
        <w:t>3.1.1 Classification results</w:t>
      </w:r>
    </w:p>
    <w:p w14:paraId="233FFB9D" w14:textId="77777777" w:rsidR="00DD1FC4" w:rsidRPr="00DD1FC4" w:rsidRDefault="00DD1FC4" w:rsidP="00674A97">
      <w:pPr>
        <w:spacing w:line="480" w:lineRule="auto"/>
        <w:rPr>
          <w:rFonts w:ascii="Times New Roman" w:hAnsi="Times New Roman" w:cs="Times New Roman"/>
          <w:sz w:val="24"/>
          <w:szCs w:val="24"/>
        </w:rPr>
      </w:pPr>
      <w:r w:rsidRPr="00DD1FC4">
        <w:rPr>
          <w:rFonts w:ascii="Times New Roman" w:hAnsi="Times New Roman" w:cs="Times New Roman"/>
          <w:sz w:val="24"/>
          <w:szCs w:val="24"/>
        </w:rPr>
        <w:t>The supervised classification maps are built in ArcGIS 10.4.1 using the Landsat images and ArcGIS image server.</w:t>
      </w:r>
    </w:p>
    <w:p w14:paraId="233FFB9E" w14:textId="77777777" w:rsidR="0010739F" w:rsidRDefault="006E39D5" w:rsidP="0010739F">
      <w:pPr>
        <w:spacing w:line="480" w:lineRule="auto"/>
        <w:jc w:val="center"/>
        <w:rPr>
          <w:noProof/>
        </w:rPr>
      </w:pPr>
      <w:r>
        <w:rPr>
          <w:noProof/>
        </w:rPr>
        <w:drawing>
          <wp:inline distT="0" distB="0" distL="0" distR="0" wp14:anchorId="2340017B" wp14:editId="2340017C">
            <wp:extent cx="2880360" cy="3721608"/>
            <wp:effectExtent l="0" t="0" r="0" b="0"/>
            <wp:docPr id="4" name="Picture 4"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ia\AppData\Local\Microsoft\Windows\INetCache\Content.Word\00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80360" cy="3721608"/>
                    </a:xfrm>
                    <a:prstGeom prst="rect">
                      <a:avLst/>
                    </a:prstGeom>
                    <a:noFill/>
                    <a:ln>
                      <a:noFill/>
                    </a:ln>
                  </pic:spPr>
                </pic:pic>
              </a:graphicData>
            </a:graphic>
          </wp:inline>
        </w:drawing>
      </w:r>
    </w:p>
    <w:p w14:paraId="233FFB9F" w14:textId="77777777" w:rsidR="006E39D5" w:rsidRPr="0010739F" w:rsidRDefault="006E39D5" w:rsidP="0010739F">
      <w:pPr>
        <w:spacing w:line="480" w:lineRule="auto"/>
        <w:jc w:val="center"/>
        <w:rPr>
          <w:noProof/>
        </w:rPr>
      </w:pPr>
      <w:r>
        <w:rPr>
          <w:noProof/>
        </w:rPr>
        <w:lastRenderedPageBreak/>
        <w:drawing>
          <wp:inline distT="0" distB="0" distL="0" distR="0" wp14:anchorId="2340017D" wp14:editId="2340017E">
            <wp:extent cx="2880742" cy="3724673"/>
            <wp:effectExtent l="0" t="0" r="0" b="0"/>
            <wp:docPr id="9" name="Picture 9"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ia\AppData\Local\Microsoft\Windows\INetCache\Content.Word\00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7816" cy="3759678"/>
                    </a:xfrm>
                    <a:prstGeom prst="rect">
                      <a:avLst/>
                    </a:prstGeom>
                    <a:noFill/>
                    <a:ln>
                      <a:noFill/>
                    </a:ln>
                  </pic:spPr>
                </pic:pic>
              </a:graphicData>
            </a:graphic>
          </wp:inline>
        </w:drawing>
      </w:r>
    </w:p>
    <w:p w14:paraId="233FFBA0" w14:textId="77777777" w:rsidR="00405019" w:rsidRDefault="00405019" w:rsidP="006E39D5">
      <w:pPr>
        <w:spacing w:line="480" w:lineRule="auto"/>
        <w:jc w:val="center"/>
        <w:rPr>
          <w:rFonts w:ascii="Times New Roman" w:hAnsi="Times New Roman" w:cs="Times New Roman"/>
          <w:sz w:val="24"/>
          <w:szCs w:val="24"/>
        </w:rPr>
      </w:pPr>
      <w:r>
        <w:rPr>
          <w:noProof/>
        </w:rPr>
        <w:drawing>
          <wp:inline distT="0" distB="0" distL="0" distR="0" wp14:anchorId="2340017F" wp14:editId="23400180">
            <wp:extent cx="2880360" cy="3721608"/>
            <wp:effectExtent l="0" t="0" r="0" b="0"/>
            <wp:docPr id="11" name="Picture 11"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ia\AppData\Local\Microsoft\Windows\INetCache\Content.Word\000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360" cy="3721608"/>
                    </a:xfrm>
                    <a:prstGeom prst="rect">
                      <a:avLst/>
                    </a:prstGeom>
                    <a:noFill/>
                    <a:ln>
                      <a:noFill/>
                    </a:ln>
                  </pic:spPr>
                </pic:pic>
              </a:graphicData>
            </a:graphic>
          </wp:inline>
        </w:drawing>
      </w:r>
    </w:p>
    <w:p w14:paraId="233FFBA1" w14:textId="77777777" w:rsidR="0010739F" w:rsidRDefault="0010739F" w:rsidP="0010739F">
      <w:pPr>
        <w:spacing w:line="480" w:lineRule="auto"/>
        <w:jc w:val="center"/>
        <w:rPr>
          <w:rFonts w:ascii="Times New Roman" w:hAnsi="Times New Roman" w:cs="Times New Roman"/>
          <w:sz w:val="24"/>
          <w:szCs w:val="24"/>
        </w:rPr>
      </w:pPr>
      <w:r>
        <w:rPr>
          <w:noProof/>
        </w:rPr>
        <w:lastRenderedPageBreak/>
        <w:drawing>
          <wp:inline distT="0" distB="0" distL="0" distR="0" wp14:anchorId="23400181" wp14:editId="23400182">
            <wp:extent cx="2880360" cy="3721608"/>
            <wp:effectExtent l="0" t="0" r="0" b="0"/>
            <wp:docPr id="12" name="Picture 12"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ia\AppData\Local\Microsoft\Windows\INetCache\Content.Word\0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360" cy="3721608"/>
                    </a:xfrm>
                    <a:prstGeom prst="rect">
                      <a:avLst/>
                    </a:prstGeom>
                    <a:noFill/>
                    <a:ln>
                      <a:noFill/>
                    </a:ln>
                  </pic:spPr>
                </pic:pic>
              </a:graphicData>
            </a:graphic>
          </wp:inline>
        </w:drawing>
      </w:r>
    </w:p>
    <w:p w14:paraId="233FFBA2" w14:textId="77777777" w:rsidR="0010739F" w:rsidRDefault="0010739F" w:rsidP="0010739F">
      <w:pPr>
        <w:spacing w:line="480" w:lineRule="auto"/>
        <w:jc w:val="center"/>
        <w:rPr>
          <w:rFonts w:ascii="Times New Roman" w:hAnsi="Times New Roman" w:cs="Times New Roman"/>
          <w:sz w:val="24"/>
          <w:szCs w:val="24"/>
        </w:rPr>
      </w:pPr>
      <w:r>
        <w:rPr>
          <w:noProof/>
        </w:rPr>
        <w:drawing>
          <wp:inline distT="0" distB="0" distL="0" distR="0" wp14:anchorId="23400183" wp14:editId="23400184">
            <wp:extent cx="2880360" cy="3721608"/>
            <wp:effectExtent l="0" t="0" r="0" b="0"/>
            <wp:docPr id="13" name="Picture 13"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ia\AppData\Local\Microsoft\Windows\INetCache\Content.Word\0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60" cy="3721608"/>
                    </a:xfrm>
                    <a:prstGeom prst="rect">
                      <a:avLst/>
                    </a:prstGeom>
                    <a:noFill/>
                    <a:ln>
                      <a:noFill/>
                    </a:ln>
                  </pic:spPr>
                </pic:pic>
              </a:graphicData>
            </a:graphic>
          </wp:inline>
        </w:drawing>
      </w:r>
    </w:p>
    <w:p w14:paraId="233FFBA3" w14:textId="77777777" w:rsidR="0010739F" w:rsidRDefault="0010739F" w:rsidP="0010739F">
      <w:pPr>
        <w:spacing w:line="480" w:lineRule="auto"/>
        <w:jc w:val="center"/>
        <w:rPr>
          <w:rFonts w:ascii="Times New Roman" w:hAnsi="Times New Roman" w:cs="Times New Roman"/>
          <w:sz w:val="24"/>
          <w:szCs w:val="24"/>
        </w:rPr>
      </w:pPr>
    </w:p>
    <w:p w14:paraId="233FFBA4" w14:textId="77777777" w:rsidR="0010739F" w:rsidRDefault="0010739F" w:rsidP="0010739F">
      <w:pPr>
        <w:spacing w:line="480" w:lineRule="auto"/>
        <w:jc w:val="center"/>
        <w:rPr>
          <w:rFonts w:ascii="Times New Roman" w:hAnsi="Times New Roman" w:cs="Times New Roman"/>
          <w:sz w:val="24"/>
          <w:szCs w:val="24"/>
        </w:rPr>
      </w:pPr>
      <w:r>
        <w:rPr>
          <w:noProof/>
        </w:rPr>
        <w:lastRenderedPageBreak/>
        <w:drawing>
          <wp:inline distT="0" distB="0" distL="0" distR="0" wp14:anchorId="23400185" wp14:editId="23400186">
            <wp:extent cx="2880360" cy="3611880"/>
            <wp:effectExtent l="0" t="0" r="0" b="7620"/>
            <wp:docPr id="16" name="Picture 16" descr="C:\Users\Tania\AppData\Local\Microsoft\Windows\INetCache\Content.Word\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nia\AppData\Local\Microsoft\Windows\INetCache\Content.Word\20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360" cy="3611880"/>
                    </a:xfrm>
                    <a:prstGeom prst="rect">
                      <a:avLst/>
                    </a:prstGeom>
                    <a:noFill/>
                    <a:ln>
                      <a:noFill/>
                    </a:ln>
                  </pic:spPr>
                </pic:pic>
              </a:graphicData>
            </a:graphic>
          </wp:inline>
        </w:drawing>
      </w:r>
    </w:p>
    <w:p w14:paraId="233FFBA5" w14:textId="77777777" w:rsidR="006E39D5" w:rsidRDefault="0010739F" w:rsidP="0010739F">
      <w:pPr>
        <w:spacing w:line="480" w:lineRule="auto"/>
        <w:jc w:val="center"/>
        <w:rPr>
          <w:rFonts w:ascii="Times New Roman" w:hAnsi="Times New Roman" w:cs="Times New Roman"/>
          <w:sz w:val="24"/>
          <w:szCs w:val="24"/>
        </w:rPr>
      </w:pPr>
      <w:r>
        <w:rPr>
          <w:noProof/>
        </w:rPr>
        <w:drawing>
          <wp:inline distT="0" distB="0" distL="0" distR="0" wp14:anchorId="23400187" wp14:editId="23400188">
            <wp:extent cx="2880360" cy="3721608"/>
            <wp:effectExtent l="0" t="0" r="0" b="0"/>
            <wp:docPr id="15" name="Picture 15" descr="C:\Users\Tania\AppData\Local\Microsoft\Windows\INetCache\Content.Word\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ia\AppData\Local\Microsoft\Windows\INetCache\Content.Word\00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3721608"/>
                    </a:xfrm>
                    <a:prstGeom prst="rect">
                      <a:avLst/>
                    </a:prstGeom>
                    <a:noFill/>
                    <a:ln>
                      <a:noFill/>
                    </a:ln>
                  </pic:spPr>
                </pic:pic>
              </a:graphicData>
            </a:graphic>
          </wp:inline>
        </w:drawing>
      </w:r>
    </w:p>
    <w:p w14:paraId="233FFBA6" w14:textId="77777777" w:rsidR="000502BF" w:rsidRDefault="00E7556F" w:rsidP="00674A9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6: The classified maps of study area with the 19 patches from 2009-2016 </w:t>
      </w:r>
    </w:p>
    <w:p w14:paraId="233FFBA7" w14:textId="09DE1CF3" w:rsidR="00FC2581" w:rsidRDefault="00851873" w:rsidP="00FC258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Looking at the first two images of year 2009 and 2010</w:t>
      </w:r>
      <w:r w:rsidR="00710A1E">
        <w:rPr>
          <w:rFonts w:ascii="Times New Roman" w:hAnsi="Times New Roman" w:cs="Times New Roman"/>
          <w:sz w:val="24"/>
          <w:szCs w:val="24"/>
        </w:rPr>
        <w:t xml:space="preserve">, we find that forest area is not concentrated to the 19 patches instead it looks more scattered. This may be due to the pixel of agriculture and forest has fuzzy boundaries and the algorithm </w:t>
      </w:r>
      <w:commentRangeStart w:id="0"/>
      <w:r w:rsidR="00710A1E">
        <w:rPr>
          <w:rFonts w:ascii="Times New Roman" w:hAnsi="Times New Roman" w:cs="Times New Roman"/>
          <w:sz w:val="24"/>
          <w:szCs w:val="24"/>
        </w:rPr>
        <w:t>get</w:t>
      </w:r>
      <w:r w:rsidR="00740C83">
        <w:rPr>
          <w:rFonts w:ascii="Times New Roman" w:hAnsi="Times New Roman" w:cs="Times New Roman"/>
          <w:sz w:val="24"/>
          <w:szCs w:val="24"/>
        </w:rPr>
        <w:t>s</w:t>
      </w:r>
      <w:r w:rsidR="00710A1E">
        <w:rPr>
          <w:rFonts w:ascii="Times New Roman" w:hAnsi="Times New Roman" w:cs="Times New Roman"/>
          <w:sz w:val="24"/>
          <w:szCs w:val="24"/>
        </w:rPr>
        <w:t xml:space="preserve"> confused </w:t>
      </w:r>
      <w:commentRangeEnd w:id="0"/>
      <w:r w:rsidR="00740C83">
        <w:rPr>
          <w:rStyle w:val="CommentReference"/>
        </w:rPr>
        <w:commentReference w:id="0"/>
      </w:r>
      <w:r w:rsidR="00710A1E">
        <w:rPr>
          <w:rFonts w:ascii="Times New Roman" w:hAnsi="Times New Roman" w:cs="Times New Roman"/>
          <w:sz w:val="24"/>
          <w:szCs w:val="24"/>
        </w:rPr>
        <w:t xml:space="preserve">while classifying. </w:t>
      </w:r>
      <w:r w:rsidR="00FC2581">
        <w:rPr>
          <w:rFonts w:ascii="Times New Roman" w:hAnsi="Times New Roman" w:cs="Times New Roman"/>
          <w:sz w:val="24"/>
          <w:szCs w:val="24"/>
        </w:rPr>
        <w:t xml:space="preserve">India is an agricultural country and </w:t>
      </w:r>
      <w:commentRangeStart w:id="1"/>
      <w:r w:rsidR="00FC2581">
        <w:rPr>
          <w:rFonts w:ascii="Times New Roman" w:hAnsi="Times New Roman" w:cs="Times New Roman"/>
          <w:sz w:val="24"/>
          <w:szCs w:val="24"/>
        </w:rPr>
        <w:t>masses go for agriculture compared to the other job, therefore, agriculture is always on increase side</w:t>
      </w:r>
      <w:commentRangeEnd w:id="1"/>
      <w:r w:rsidR="00740C83">
        <w:rPr>
          <w:rStyle w:val="CommentReference"/>
        </w:rPr>
        <w:commentReference w:id="1"/>
      </w:r>
      <w:r w:rsidR="00FC2581">
        <w:rPr>
          <w:rFonts w:ascii="Times New Roman" w:hAnsi="Times New Roman" w:cs="Times New Roman"/>
          <w:sz w:val="24"/>
          <w:szCs w:val="24"/>
        </w:rPr>
        <w:t>. Due to the increasing population and limited land and resources for agriculture, forest land are turned into agricultural land and hence, deforestation keeps increasing.</w:t>
      </w:r>
    </w:p>
    <w:p w14:paraId="233FFBA8" w14:textId="06C11E15" w:rsidR="00D31F6F" w:rsidRDefault="00710A1E" w:rsidP="00FC2581">
      <w:pPr>
        <w:spacing w:line="480" w:lineRule="auto"/>
        <w:ind w:firstLine="720"/>
        <w:rPr>
          <w:rFonts w:ascii="Times New Roman" w:hAnsi="Times New Roman" w:cs="Times New Roman"/>
          <w:sz w:val="24"/>
          <w:szCs w:val="24"/>
        </w:rPr>
      </w:pPr>
      <w:r>
        <w:rPr>
          <w:rFonts w:ascii="Times New Roman" w:hAnsi="Times New Roman" w:cs="Times New Roman"/>
          <w:sz w:val="24"/>
          <w:szCs w:val="24"/>
        </w:rPr>
        <w:t>Considering the</w:t>
      </w:r>
      <w:r w:rsidR="0029607C">
        <w:rPr>
          <w:rFonts w:ascii="Times New Roman" w:hAnsi="Times New Roman" w:cs="Times New Roman"/>
          <w:sz w:val="24"/>
          <w:szCs w:val="24"/>
        </w:rPr>
        <w:t xml:space="preserve"> image</w:t>
      </w:r>
      <w:r w:rsidR="00A5243E">
        <w:rPr>
          <w:rFonts w:ascii="Times New Roman" w:hAnsi="Times New Roman" w:cs="Times New Roman"/>
          <w:sz w:val="24"/>
          <w:szCs w:val="24"/>
        </w:rPr>
        <w:t xml:space="preserve"> of year </w:t>
      </w:r>
      <w:r w:rsidR="00971552">
        <w:rPr>
          <w:rFonts w:ascii="Times New Roman" w:hAnsi="Times New Roman" w:cs="Times New Roman"/>
          <w:sz w:val="24"/>
          <w:szCs w:val="24"/>
        </w:rPr>
        <w:t>2011</w:t>
      </w:r>
      <w:r w:rsidR="00620CE2">
        <w:rPr>
          <w:rFonts w:ascii="Times New Roman" w:hAnsi="Times New Roman" w:cs="Times New Roman"/>
          <w:sz w:val="24"/>
          <w:szCs w:val="24"/>
        </w:rPr>
        <w:t>, there are more urban pixel</w:t>
      </w:r>
      <w:r w:rsidR="00740C83">
        <w:rPr>
          <w:rFonts w:ascii="Times New Roman" w:hAnsi="Times New Roman" w:cs="Times New Roman"/>
          <w:sz w:val="24"/>
          <w:szCs w:val="24"/>
        </w:rPr>
        <w:t>s</w:t>
      </w:r>
      <w:r w:rsidR="00620CE2">
        <w:rPr>
          <w:rFonts w:ascii="Times New Roman" w:hAnsi="Times New Roman" w:cs="Times New Roman"/>
          <w:sz w:val="24"/>
          <w:szCs w:val="24"/>
        </w:rPr>
        <w:t xml:space="preserve"> in the southern part of study area. This is because of the cloud cover. Out of the eleven</w:t>
      </w:r>
      <w:r w:rsidR="005B503C">
        <w:rPr>
          <w:rFonts w:ascii="Times New Roman" w:hAnsi="Times New Roman" w:cs="Times New Roman"/>
          <w:sz w:val="24"/>
          <w:szCs w:val="24"/>
        </w:rPr>
        <w:t xml:space="preserve"> images, only two images had cloud cover which is misclassified as urban. But </w:t>
      </w:r>
      <w:r w:rsidR="00806970">
        <w:rPr>
          <w:rFonts w:ascii="Times New Roman" w:hAnsi="Times New Roman" w:cs="Times New Roman"/>
          <w:sz w:val="24"/>
          <w:szCs w:val="24"/>
        </w:rPr>
        <w:t xml:space="preserve">the fact that urban is increasing cannot be denied. </w:t>
      </w:r>
      <w:r w:rsidR="007D540F">
        <w:rPr>
          <w:rFonts w:ascii="Times New Roman" w:hAnsi="Times New Roman" w:cs="Times New Roman"/>
          <w:sz w:val="24"/>
          <w:szCs w:val="24"/>
        </w:rPr>
        <w:t>In table 2, the area of urban settlement can be obs</w:t>
      </w:r>
      <w:r w:rsidR="002B0711">
        <w:rPr>
          <w:rFonts w:ascii="Times New Roman" w:hAnsi="Times New Roman" w:cs="Times New Roman"/>
          <w:sz w:val="24"/>
          <w:szCs w:val="24"/>
        </w:rPr>
        <w:t xml:space="preserve">erved </w:t>
      </w:r>
      <w:r w:rsidR="00740C83">
        <w:rPr>
          <w:rFonts w:ascii="Times New Roman" w:hAnsi="Times New Roman" w:cs="Times New Roman"/>
          <w:sz w:val="24"/>
          <w:szCs w:val="24"/>
        </w:rPr>
        <w:t>from</w:t>
      </w:r>
      <w:r w:rsidR="002B0711">
        <w:rPr>
          <w:rFonts w:ascii="Times New Roman" w:hAnsi="Times New Roman" w:cs="Times New Roman"/>
          <w:sz w:val="24"/>
          <w:szCs w:val="24"/>
        </w:rPr>
        <w:t xml:space="preserve"> the visual interpretation </w:t>
      </w:r>
      <w:r w:rsidR="00740C83">
        <w:rPr>
          <w:rFonts w:ascii="Times New Roman" w:hAnsi="Times New Roman" w:cs="Times New Roman"/>
          <w:sz w:val="24"/>
          <w:szCs w:val="24"/>
        </w:rPr>
        <w:t>of</w:t>
      </w:r>
      <w:r w:rsidR="002B0711">
        <w:rPr>
          <w:rFonts w:ascii="Times New Roman" w:hAnsi="Times New Roman" w:cs="Times New Roman"/>
          <w:sz w:val="24"/>
          <w:szCs w:val="24"/>
        </w:rPr>
        <w:t xml:space="preserve"> the classified images.</w:t>
      </w:r>
      <w:r w:rsidR="00740C83">
        <w:rPr>
          <w:rFonts w:ascii="Times New Roman" w:hAnsi="Times New Roman" w:cs="Times New Roman"/>
          <w:sz w:val="24"/>
          <w:szCs w:val="24"/>
        </w:rPr>
        <w:t xml:space="preserve"> Images of </w:t>
      </w:r>
      <w:r w:rsidR="002B0711">
        <w:rPr>
          <w:rFonts w:ascii="Times New Roman" w:hAnsi="Times New Roman" w:cs="Times New Roman"/>
          <w:sz w:val="24"/>
          <w:szCs w:val="24"/>
        </w:rPr>
        <w:t>2014,</w:t>
      </w:r>
      <w:r w:rsidR="00740C83">
        <w:rPr>
          <w:rFonts w:ascii="Times New Roman" w:hAnsi="Times New Roman" w:cs="Times New Roman"/>
          <w:sz w:val="24"/>
          <w:szCs w:val="24"/>
        </w:rPr>
        <w:t xml:space="preserve"> </w:t>
      </w:r>
      <w:r w:rsidR="002B0711">
        <w:rPr>
          <w:rFonts w:ascii="Times New Roman" w:hAnsi="Times New Roman" w:cs="Times New Roman"/>
          <w:sz w:val="24"/>
          <w:szCs w:val="24"/>
        </w:rPr>
        <w:t>2015 and 2016 have urban settlemen</w:t>
      </w:r>
      <w:r w:rsidR="000B5C14">
        <w:rPr>
          <w:rFonts w:ascii="Times New Roman" w:hAnsi="Times New Roman" w:cs="Times New Roman"/>
          <w:sz w:val="24"/>
          <w:szCs w:val="24"/>
        </w:rPr>
        <w:t>t spreading near the forest.</w:t>
      </w:r>
      <w:r w:rsidR="00B93BC5">
        <w:rPr>
          <w:rFonts w:ascii="Times New Roman" w:hAnsi="Times New Roman" w:cs="Times New Roman"/>
          <w:sz w:val="24"/>
          <w:szCs w:val="24"/>
        </w:rPr>
        <w:t xml:space="preserve"> </w:t>
      </w:r>
      <w:r w:rsidR="002B0711">
        <w:rPr>
          <w:rFonts w:ascii="Times New Roman" w:hAnsi="Times New Roman" w:cs="Times New Roman"/>
          <w:sz w:val="24"/>
          <w:szCs w:val="24"/>
        </w:rPr>
        <w:t>Even water</w:t>
      </w:r>
      <w:r w:rsidR="00740C83">
        <w:rPr>
          <w:rFonts w:ascii="Times New Roman" w:hAnsi="Times New Roman" w:cs="Times New Roman"/>
          <w:sz w:val="24"/>
          <w:szCs w:val="24"/>
        </w:rPr>
        <w:t>,</w:t>
      </w:r>
      <w:r w:rsidR="002B0711">
        <w:rPr>
          <w:rFonts w:ascii="Times New Roman" w:hAnsi="Times New Roman" w:cs="Times New Roman"/>
          <w:sz w:val="24"/>
          <w:szCs w:val="24"/>
        </w:rPr>
        <w:t xml:space="preserve"> in form of rivers or lake</w:t>
      </w:r>
      <w:r w:rsidR="00740C83">
        <w:rPr>
          <w:rFonts w:ascii="Times New Roman" w:hAnsi="Times New Roman" w:cs="Times New Roman"/>
          <w:sz w:val="24"/>
          <w:szCs w:val="24"/>
        </w:rPr>
        <w:t>,</w:t>
      </w:r>
      <w:r w:rsidR="002B0711">
        <w:rPr>
          <w:rFonts w:ascii="Times New Roman" w:hAnsi="Times New Roman" w:cs="Times New Roman"/>
          <w:sz w:val="24"/>
          <w:szCs w:val="24"/>
        </w:rPr>
        <w:t xml:space="preserve"> </w:t>
      </w:r>
      <w:r w:rsidR="00740C83">
        <w:rPr>
          <w:rFonts w:ascii="Times New Roman" w:hAnsi="Times New Roman" w:cs="Times New Roman"/>
          <w:sz w:val="24"/>
          <w:szCs w:val="24"/>
        </w:rPr>
        <w:t xml:space="preserve">apparently </w:t>
      </w:r>
      <w:r w:rsidR="002B0711">
        <w:rPr>
          <w:rFonts w:ascii="Times New Roman" w:hAnsi="Times New Roman" w:cs="Times New Roman"/>
          <w:sz w:val="24"/>
          <w:szCs w:val="24"/>
        </w:rPr>
        <w:t>ha</w:t>
      </w:r>
      <w:r w:rsidR="00740C83">
        <w:rPr>
          <w:rFonts w:ascii="Times New Roman" w:hAnsi="Times New Roman" w:cs="Times New Roman"/>
          <w:sz w:val="24"/>
          <w:szCs w:val="24"/>
        </w:rPr>
        <w:t>s</w:t>
      </w:r>
      <w:r w:rsidR="002B0711">
        <w:rPr>
          <w:rFonts w:ascii="Times New Roman" w:hAnsi="Times New Roman" w:cs="Times New Roman"/>
          <w:sz w:val="24"/>
          <w:szCs w:val="24"/>
        </w:rPr>
        <w:t xml:space="preserve"> </w:t>
      </w:r>
      <w:r w:rsidR="00740C83">
        <w:rPr>
          <w:rFonts w:ascii="Times New Roman" w:hAnsi="Times New Roman" w:cs="Times New Roman"/>
          <w:sz w:val="24"/>
          <w:szCs w:val="24"/>
        </w:rPr>
        <w:t xml:space="preserve">declined </w:t>
      </w:r>
      <w:r w:rsidR="002B0711">
        <w:rPr>
          <w:rFonts w:ascii="Times New Roman" w:hAnsi="Times New Roman" w:cs="Times New Roman"/>
          <w:sz w:val="24"/>
          <w:szCs w:val="24"/>
        </w:rPr>
        <w:t xml:space="preserve">over the years. </w:t>
      </w:r>
      <w:r w:rsidR="00B93BC5">
        <w:rPr>
          <w:rFonts w:ascii="Times New Roman" w:hAnsi="Times New Roman" w:cs="Times New Roman"/>
          <w:sz w:val="24"/>
          <w:szCs w:val="24"/>
        </w:rPr>
        <w:t>Because</w:t>
      </w:r>
      <w:r w:rsidR="002B0711">
        <w:rPr>
          <w:rFonts w:ascii="Times New Roman" w:hAnsi="Times New Roman" w:cs="Times New Roman"/>
          <w:sz w:val="24"/>
          <w:szCs w:val="24"/>
        </w:rPr>
        <w:t xml:space="preserve"> central India is</w:t>
      </w:r>
      <w:r w:rsidR="00296392">
        <w:rPr>
          <w:rFonts w:ascii="Times New Roman" w:hAnsi="Times New Roman" w:cs="Times New Roman"/>
          <w:sz w:val="24"/>
          <w:szCs w:val="24"/>
        </w:rPr>
        <w:t xml:space="preserve"> dry compared to </w:t>
      </w:r>
      <w:r w:rsidR="00B93BC5">
        <w:rPr>
          <w:rFonts w:ascii="Times New Roman" w:hAnsi="Times New Roman" w:cs="Times New Roman"/>
          <w:sz w:val="24"/>
          <w:szCs w:val="24"/>
        </w:rPr>
        <w:t>the rest of</w:t>
      </w:r>
      <w:r w:rsidR="00296392">
        <w:rPr>
          <w:rFonts w:ascii="Times New Roman" w:hAnsi="Times New Roman" w:cs="Times New Roman"/>
          <w:sz w:val="24"/>
          <w:szCs w:val="24"/>
        </w:rPr>
        <w:t xml:space="preserve"> India.</w:t>
      </w:r>
      <w:r w:rsidR="00FA6EB2">
        <w:rPr>
          <w:rFonts w:ascii="Times New Roman" w:hAnsi="Times New Roman" w:cs="Times New Roman"/>
          <w:sz w:val="24"/>
          <w:szCs w:val="24"/>
        </w:rPr>
        <w:t xml:space="preserve"> </w:t>
      </w:r>
      <w:r w:rsidR="00366C3A">
        <w:rPr>
          <w:rFonts w:ascii="Times New Roman" w:hAnsi="Times New Roman" w:cs="Times New Roman"/>
          <w:sz w:val="24"/>
          <w:szCs w:val="24"/>
        </w:rPr>
        <w:t>Overall</w:t>
      </w:r>
      <w:r w:rsidR="00F43EEB">
        <w:rPr>
          <w:rFonts w:ascii="Times New Roman" w:hAnsi="Times New Roman" w:cs="Times New Roman"/>
          <w:sz w:val="24"/>
          <w:szCs w:val="24"/>
        </w:rPr>
        <w:t xml:space="preserve"> inferences are</w:t>
      </w:r>
      <w:r w:rsidR="00FA6EB2">
        <w:rPr>
          <w:rFonts w:ascii="Times New Roman" w:hAnsi="Times New Roman" w:cs="Times New Roman"/>
          <w:sz w:val="24"/>
          <w:szCs w:val="24"/>
        </w:rPr>
        <w:t xml:space="preserve"> that</w:t>
      </w:r>
      <w:r w:rsidR="00366C3A">
        <w:rPr>
          <w:rFonts w:ascii="Times New Roman" w:hAnsi="Times New Roman" w:cs="Times New Roman"/>
          <w:sz w:val="24"/>
          <w:szCs w:val="24"/>
        </w:rPr>
        <w:t xml:space="preserve"> there has been</w:t>
      </w:r>
      <w:r w:rsidR="000502BF">
        <w:rPr>
          <w:rFonts w:ascii="Times New Roman" w:hAnsi="Times New Roman" w:cs="Times New Roman"/>
          <w:sz w:val="24"/>
          <w:szCs w:val="24"/>
        </w:rPr>
        <w:t xml:space="preserve"> decrease in forest and increase in urban and agriculture</w:t>
      </w:r>
      <w:r w:rsidR="006F5E9D">
        <w:rPr>
          <w:rFonts w:ascii="Times New Roman" w:hAnsi="Times New Roman" w:cs="Times New Roman"/>
          <w:sz w:val="24"/>
          <w:szCs w:val="24"/>
        </w:rPr>
        <w:t xml:space="preserve"> from 2009 to </w:t>
      </w:r>
      <w:r w:rsidR="007B7D40">
        <w:rPr>
          <w:rFonts w:ascii="Times New Roman" w:hAnsi="Times New Roman" w:cs="Times New Roman"/>
          <w:sz w:val="24"/>
          <w:szCs w:val="24"/>
        </w:rPr>
        <w:t>2016</w:t>
      </w:r>
      <w:r w:rsidR="00D31F6F">
        <w:rPr>
          <w:rFonts w:ascii="Times New Roman" w:hAnsi="Times New Roman" w:cs="Times New Roman"/>
          <w:sz w:val="24"/>
          <w:szCs w:val="24"/>
        </w:rPr>
        <w:t>.</w:t>
      </w:r>
    </w:p>
    <w:p w14:paraId="233FFBA9" w14:textId="77777777" w:rsidR="007527EB" w:rsidRDefault="007527EB" w:rsidP="00FC2581">
      <w:pPr>
        <w:spacing w:line="480" w:lineRule="auto"/>
        <w:ind w:firstLine="720"/>
        <w:rPr>
          <w:rFonts w:ascii="Times New Roman" w:hAnsi="Times New Roman" w:cs="Times New Roman"/>
          <w:sz w:val="24"/>
          <w:szCs w:val="24"/>
        </w:rPr>
      </w:pPr>
      <w:r w:rsidRPr="00DB259F">
        <w:rPr>
          <w:rFonts w:ascii="Times New Roman" w:hAnsi="Times New Roman" w:cs="Times New Roman"/>
          <w:noProof/>
          <w:sz w:val="24"/>
          <w:szCs w:val="24"/>
        </w:rPr>
        <w:t xml:space="preserve">To find the shrinkage </w:t>
      </w:r>
      <w:r>
        <w:rPr>
          <w:rFonts w:ascii="Times New Roman" w:hAnsi="Times New Roman" w:cs="Times New Roman"/>
          <w:noProof/>
          <w:sz w:val="24"/>
          <w:szCs w:val="24"/>
        </w:rPr>
        <w:t>in terms of</w:t>
      </w:r>
      <w:r w:rsidRPr="00DB259F">
        <w:rPr>
          <w:rFonts w:ascii="Times New Roman" w:hAnsi="Times New Roman" w:cs="Times New Roman"/>
          <w:noProof/>
          <w:sz w:val="24"/>
          <w:szCs w:val="24"/>
        </w:rPr>
        <w:t xml:space="preserve"> numerical data</w:t>
      </w:r>
      <w:r>
        <w:rPr>
          <w:rFonts w:ascii="Times New Roman" w:hAnsi="Times New Roman" w:cs="Times New Roman"/>
          <w:sz w:val="24"/>
          <w:szCs w:val="24"/>
        </w:rPr>
        <w:t xml:space="preserve">, the </w:t>
      </w:r>
      <w:r w:rsidRPr="00DB259F">
        <w:rPr>
          <w:rFonts w:ascii="Times New Roman" w:hAnsi="Times New Roman" w:cs="Times New Roman"/>
          <w:noProof/>
          <w:sz w:val="24"/>
          <w:szCs w:val="24"/>
        </w:rPr>
        <w:t>area</w:t>
      </w:r>
      <w:r>
        <w:rPr>
          <w:rFonts w:ascii="Times New Roman" w:hAnsi="Times New Roman" w:cs="Times New Roman"/>
          <w:sz w:val="24"/>
          <w:szCs w:val="24"/>
        </w:rPr>
        <w:t xml:space="preserve"> of </w:t>
      </w:r>
      <w:r w:rsidRPr="00DB259F">
        <w:rPr>
          <w:rFonts w:ascii="Times New Roman" w:hAnsi="Times New Roman" w:cs="Times New Roman"/>
          <w:noProof/>
          <w:sz w:val="24"/>
          <w:szCs w:val="24"/>
        </w:rPr>
        <w:t>land</w:t>
      </w:r>
      <w:r>
        <w:rPr>
          <w:rFonts w:ascii="Times New Roman" w:hAnsi="Times New Roman" w:cs="Times New Roman"/>
          <w:noProof/>
          <w:sz w:val="24"/>
          <w:szCs w:val="24"/>
        </w:rPr>
        <w:t xml:space="preserve"> </w:t>
      </w:r>
      <w:r w:rsidRPr="00DB259F">
        <w:rPr>
          <w:rFonts w:ascii="Times New Roman" w:hAnsi="Times New Roman" w:cs="Times New Roman"/>
          <w:noProof/>
          <w:sz w:val="24"/>
          <w:szCs w:val="24"/>
        </w:rPr>
        <w:t>cover</w:t>
      </w:r>
      <w:r>
        <w:rPr>
          <w:rFonts w:ascii="Times New Roman" w:hAnsi="Times New Roman" w:cs="Times New Roman"/>
          <w:sz w:val="24"/>
          <w:szCs w:val="24"/>
        </w:rPr>
        <w:t xml:space="preserve"> is determined. The area of the </w:t>
      </w:r>
      <w:r w:rsidRPr="00DB259F">
        <w:rPr>
          <w:rFonts w:ascii="Times New Roman" w:hAnsi="Times New Roman" w:cs="Times New Roman"/>
          <w:noProof/>
          <w:sz w:val="24"/>
          <w:szCs w:val="24"/>
        </w:rPr>
        <w:t>land</w:t>
      </w:r>
      <w:r>
        <w:rPr>
          <w:rFonts w:ascii="Times New Roman" w:hAnsi="Times New Roman" w:cs="Times New Roman"/>
          <w:noProof/>
          <w:sz w:val="24"/>
          <w:szCs w:val="24"/>
        </w:rPr>
        <w:t xml:space="preserve"> </w:t>
      </w:r>
      <w:r w:rsidRPr="00DB259F">
        <w:rPr>
          <w:rFonts w:ascii="Times New Roman" w:hAnsi="Times New Roman" w:cs="Times New Roman"/>
          <w:noProof/>
          <w:sz w:val="24"/>
          <w:szCs w:val="24"/>
        </w:rPr>
        <w:t>cover</w:t>
      </w:r>
      <w:r>
        <w:rPr>
          <w:rFonts w:ascii="Times New Roman" w:hAnsi="Times New Roman" w:cs="Times New Roman"/>
          <w:noProof/>
          <w:sz w:val="24"/>
          <w:szCs w:val="24"/>
        </w:rPr>
        <w:t xml:space="preserve"> may also</w:t>
      </w:r>
      <w:r>
        <w:rPr>
          <w:rFonts w:ascii="Times New Roman" w:hAnsi="Times New Roman" w:cs="Times New Roman"/>
          <w:sz w:val="24"/>
          <w:szCs w:val="24"/>
        </w:rPr>
        <w:t xml:space="preserve"> include an </w:t>
      </w:r>
      <w:r w:rsidRPr="00DB259F">
        <w:rPr>
          <w:rFonts w:ascii="Times New Roman" w:hAnsi="Times New Roman" w:cs="Times New Roman"/>
          <w:noProof/>
          <w:sz w:val="24"/>
          <w:szCs w:val="24"/>
        </w:rPr>
        <w:t>area</w:t>
      </w:r>
      <w:r>
        <w:rPr>
          <w:rFonts w:ascii="Times New Roman" w:hAnsi="Times New Roman" w:cs="Times New Roman"/>
          <w:sz w:val="24"/>
          <w:szCs w:val="24"/>
        </w:rPr>
        <w:t xml:space="preserve"> which </w:t>
      </w:r>
      <w:r>
        <w:rPr>
          <w:rFonts w:ascii="Times New Roman" w:hAnsi="Times New Roman" w:cs="Times New Roman"/>
          <w:noProof/>
          <w:sz w:val="24"/>
          <w:szCs w:val="24"/>
        </w:rPr>
        <w:t>is</w:t>
      </w:r>
      <w:r>
        <w:rPr>
          <w:rFonts w:ascii="Times New Roman" w:hAnsi="Times New Roman" w:cs="Times New Roman"/>
          <w:sz w:val="24"/>
          <w:szCs w:val="24"/>
        </w:rPr>
        <w:t xml:space="preserve"> not designated forest or PAs or might not be a proper farm but may be a fertile </w:t>
      </w:r>
      <w:r w:rsidRPr="00DB259F">
        <w:rPr>
          <w:rFonts w:ascii="Times New Roman" w:hAnsi="Times New Roman" w:cs="Times New Roman"/>
          <w:noProof/>
          <w:sz w:val="24"/>
          <w:szCs w:val="24"/>
        </w:rPr>
        <w:t>land</w:t>
      </w:r>
      <w:r>
        <w:rPr>
          <w:rFonts w:ascii="Times New Roman" w:hAnsi="Times New Roman" w:cs="Times New Roman"/>
          <w:sz w:val="24"/>
          <w:szCs w:val="24"/>
        </w:rPr>
        <w:t xml:space="preserve"> with some wild trees and canopies or </w:t>
      </w:r>
      <w:r w:rsidRPr="00DB259F">
        <w:rPr>
          <w:rFonts w:ascii="Times New Roman" w:hAnsi="Times New Roman" w:cs="Times New Roman"/>
          <w:noProof/>
          <w:sz w:val="24"/>
          <w:szCs w:val="24"/>
        </w:rPr>
        <w:t>unused</w:t>
      </w:r>
      <w:r>
        <w:rPr>
          <w:rFonts w:ascii="Times New Roman" w:hAnsi="Times New Roman" w:cs="Times New Roman"/>
          <w:sz w:val="24"/>
          <w:szCs w:val="24"/>
        </w:rPr>
        <w:t xml:space="preserve"> pasture.</w:t>
      </w:r>
    </w:p>
    <w:p w14:paraId="233FFBAA" w14:textId="77777777" w:rsidR="007527EB" w:rsidRDefault="004F0291" w:rsidP="00674A97">
      <w:pPr>
        <w:spacing w:line="480" w:lineRule="auto"/>
        <w:rPr>
          <w:rFonts w:ascii="Times New Roman" w:hAnsi="Times New Roman" w:cs="Times New Roman"/>
          <w:sz w:val="24"/>
          <w:szCs w:val="24"/>
        </w:rPr>
      </w:pPr>
      <w:r>
        <w:rPr>
          <w:rFonts w:ascii="Times New Roman" w:hAnsi="Times New Roman" w:cs="Times New Roman"/>
          <w:sz w:val="24"/>
          <w:szCs w:val="24"/>
        </w:rPr>
        <w:t>Table 2</w:t>
      </w:r>
      <w:r w:rsidR="007527EB">
        <w:rPr>
          <w:rFonts w:ascii="Times New Roman" w:hAnsi="Times New Roman" w:cs="Times New Roman"/>
          <w:sz w:val="24"/>
          <w:szCs w:val="24"/>
        </w:rPr>
        <w:t xml:space="preserve">: The area of the </w:t>
      </w:r>
      <w:r w:rsidR="007527EB" w:rsidRPr="00DB259F">
        <w:rPr>
          <w:rFonts w:ascii="Times New Roman" w:hAnsi="Times New Roman" w:cs="Times New Roman"/>
          <w:noProof/>
          <w:sz w:val="24"/>
          <w:szCs w:val="24"/>
        </w:rPr>
        <w:t>land</w:t>
      </w:r>
      <w:r w:rsidR="007527EB">
        <w:rPr>
          <w:rFonts w:ascii="Times New Roman" w:hAnsi="Times New Roman" w:cs="Times New Roman"/>
          <w:noProof/>
          <w:sz w:val="24"/>
          <w:szCs w:val="24"/>
        </w:rPr>
        <w:t xml:space="preserve"> </w:t>
      </w:r>
      <w:r w:rsidR="007527EB" w:rsidRPr="00DB259F">
        <w:rPr>
          <w:rFonts w:ascii="Times New Roman" w:hAnsi="Times New Roman" w:cs="Times New Roman"/>
          <w:noProof/>
          <w:sz w:val="24"/>
          <w:szCs w:val="24"/>
        </w:rPr>
        <w:t>covers</w:t>
      </w:r>
      <w:r w:rsidR="007527EB">
        <w:rPr>
          <w:rFonts w:ascii="Times New Roman" w:hAnsi="Times New Roman" w:cs="Times New Roman"/>
          <w:sz w:val="24"/>
          <w:szCs w:val="24"/>
        </w:rPr>
        <w:t xml:space="preserve"> </w:t>
      </w:r>
      <w:r w:rsidR="007527EB" w:rsidRPr="00DB259F">
        <w:rPr>
          <w:rFonts w:ascii="Times New Roman" w:hAnsi="Times New Roman" w:cs="Times New Roman"/>
          <w:noProof/>
          <w:sz w:val="24"/>
          <w:szCs w:val="24"/>
        </w:rPr>
        <w:t>are calculated</w:t>
      </w:r>
      <w:r w:rsidR="007527EB">
        <w:rPr>
          <w:rFonts w:ascii="Times New Roman" w:hAnsi="Times New Roman" w:cs="Times New Roman"/>
          <w:sz w:val="24"/>
          <w:szCs w:val="24"/>
        </w:rPr>
        <w:t xml:space="preserve"> </w:t>
      </w:r>
    </w:p>
    <w:tbl>
      <w:tblPr>
        <w:tblW w:w="5020" w:type="dxa"/>
        <w:tblInd w:w="-23" w:type="dxa"/>
        <w:tblCellMar>
          <w:top w:w="15" w:type="dxa"/>
          <w:bottom w:w="15" w:type="dxa"/>
        </w:tblCellMar>
        <w:tblLook w:val="04A0" w:firstRow="1" w:lastRow="0" w:firstColumn="1" w:lastColumn="0" w:noHBand="0" w:noVBand="1"/>
      </w:tblPr>
      <w:tblGrid>
        <w:gridCol w:w="716"/>
        <w:gridCol w:w="1387"/>
        <w:gridCol w:w="1387"/>
        <w:gridCol w:w="1164"/>
        <w:gridCol w:w="1276"/>
      </w:tblGrid>
      <w:tr w:rsidR="005036A5" w:rsidRPr="005036A5" w14:paraId="233FFBB0" w14:textId="77777777" w:rsidTr="005036A5">
        <w:trPr>
          <w:trHeight w:val="315"/>
        </w:trPr>
        <w:tc>
          <w:tcPr>
            <w:tcW w:w="980" w:type="dxa"/>
            <w:tcBorders>
              <w:top w:val="double" w:sz="6" w:space="0" w:color="3F3F3F"/>
              <w:left w:val="double" w:sz="6" w:space="0" w:color="3F3F3F"/>
              <w:bottom w:val="double" w:sz="6" w:space="0" w:color="3F3F3F"/>
              <w:right w:val="double" w:sz="6" w:space="0" w:color="3F3F3F"/>
            </w:tcBorders>
            <w:shd w:val="clear" w:color="000000" w:fill="FFFFFF"/>
            <w:vAlign w:val="bottom"/>
            <w:hideMark/>
          </w:tcPr>
          <w:p w14:paraId="233FFBAB" w14:textId="77777777" w:rsidR="005036A5" w:rsidRPr="005036A5" w:rsidRDefault="005036A5" w:rsidP="005036A5">
            <w:pPr>
              <w:spacing w:after="0" w:line="240" w:lineRule="auto"/>
              <w:rPr>
                <w:rFonts w:ascii="Calibri" w:eastAsia="Times New Roman" w:hAnsi="Calibri" w:cs="Calibri"/>
                <w:b/>
                <w:bCs/>
              </w:rPr>
            </w:pPr>
            <w:r w:rsidRPr="005036A5">
              <w:rPr>
                <w:rFonts w:ascii="Calibri" w:eastAsia="Times New Roman" w:hAnsi="Calibri" w:cs="Calibri"/>
                <w:b/>
                <w:bCs/>
              </w:rPr>
              <w:t>Years</w:t>
            </w:r>
          </w:p>
        </w:tc>
        <w:tc>
          <w:tcPr>
            <w:tcW w:w="980" w:type="dxa"/>
            <w:tcBorders>
              <w:top w:val="double" w:sz="6" w:space="0" w:color="3F3F3F"/>
              <w:left w:val="double" w:sz="6" w:space="0" w:color="3F3F3F"/>
              <w:bottom w:val="double" w:sz="6" w:space="0" w:color="3F3F3F"/>
              <w:right w:val="double" w:sz="6" w:space="0" w:color="3F3F3F"/>
            </w:tcBorders>
            <w:shd w:val="clear" w:color="000000" w:fill="FFFFFF"/>
            <w:vAlign w:val="bottom"/>
            <w:hideMark/>
          </w:tcPr>
          <w:p w14:paraId="233FFBAC" w14:textId="77777777" w:rsidR="005036A5" w:rsidRPr="005036A5" w:rsidRDefault="005036A5" w:rsidP="005036A5">
            <w:pPr>
              <w:spacing w:after="0" w:line="240" w:lineRule="auto"/>
              <w:rPr>
                <w:rFonts w:ascii="Calibri" w:eastAsia="Times New Roman" w:hAnsi="Calibri" w:cs="Calibri"/>
                <w:b/>
                <w:bCs/>
              </w:rPr>
            </w:pPr>
            <w:r w:rsidRPr="005036A5">
              <w:rPr>
                <w:rFonts w:ascii="Calibri" w:eastAsia="Times New Roman" w:hAnsi="Calibri" w:cs="Calibri"/>
                <w:b/>
                <w:bCs/>
              </w:rPr>
              <w:t>Urban</w:t>
            </w:r>
          </w:p>
        </w:tc>
        <w:tc>
          <w:tcPr>
            <w:tcW w:w="1100" w:type="dxa"/>
            <w:tcBorders>
              <w:top w:val="double" w:sz="6" w:space="0" w:color="3F3F3F"/>
              <w:left w:val="double" w:sz="6" w:space="0" w:color="3F3F3F"/>
              <w:bottom w:val="double" w:sz="6" w:space="0" w:color="3F3F3F"/>
              <w:right w:val="double" w:sz="6" w:space="0" w:color="3F3F3F"/>
            </w:tcBorders>
            <w:shd w:val="clear" w:color="000000" w:fill="FFFFFF"/>
            <w:vAlign w:val="bottom"/>
            <w:hideMark/>
          </w:tcPr>
          <w:p w14:paraId="233FFBAD" w14:textId="77777777" w:rsidR="005036A5" w:rsidRPr="005036A5" w:rsidRDefault="005036A5" w:rsidP="005036A5">
            <w:pPr>
              <w:spacing w:after="0" w:line="240" w:lineRule="auto"/>
              <w:rPr>
                <w:rFonts w:ascii="Calibri" w:eastAsia="Times New Roman" w:hAnsi="Calibri" w:cs="Calibri"/>
                <w:b/>
                <w:bCs/>
              </w:rPr>
            </w:pPr>
            <w:r w:rsidRPr="005036A5">
              <w:rPr>
                <w:rFonts w:ascii="Calibri" w:eastAsia="Times New Roman" w:hAnsi="Calibri" w:cs="Calibri"/>
                <w:b/>
                <w:bCs/>
              </w:rPr>
              <w:t>Agriculture</w:t>
            </w:r>
          </w:p>
        </w:tc>
        <w:tc>
          <w:tcPr>
            <w:tcW w:w="980" w:type="dxa"/>
            <w:tcBorders>
              <w:top w:val="double" w:sz="6" w:space="0" w:color="3F3F3F"/>
              <w:left w:val="double" w:sz="6" w:space="0" w:color="3F3F3F"/>
              <w:bottom w:val="double" w:sz="6" w:space="0" w:color="3F3F3F"/>
              <w:right w:val="double" w:sz="6" w:space="0" w:color="3F3F3F"/>
            </w:tcBorders>
            <w:shd w:val="clear" w:color="000000" w:fill="FFFFFF"/>
            <w:vAlign w:val="bottom"/>
            <w:hideMark/>
          </w:tcPr>
          <w:p w14:paraId="233FFBAE" w14:textId="77777777" w:rsidR="005036A5" w:rsidRPr="005036A5" w:rsidRDefault="005036A5" w:rsidP="005036A5">
            <w:pPr>
              <w:spacing w:after="0" w:line="240" w:lineRule="auto"/>
              <w:rPr>
                <w:rFonts w:ascii="Calibri" w:eastAsia="Times New Roman" w:hAnsi="Calibri" w:cs="Calibri"/>
                <w:b/>
                <w:bCs/>
              </w:rPr>
            </w:pPr>
            <w:r w:rsidRPr="005036A5">
              <w:rPr>
                <w:rFonts w:ascii="Calibri" w:eastAsia="Times New Roman" w:hAnsi="Calibri" w:cs="Calibri"/>
                <w:b/>
                <w:bCs/>
              </w:rPr>
              <w:t>Water</w:t>
            </w:r>
          </w:p>
        </w:tc>
        <w:tc>
          <w:tcPr>
            <w:tcW w:w="980" w:type="dxa"/>
            <w:tcBorders>
              <w:top w:val="double" w:sz="6" w:space="0" w:color="3F3F3F"/>
              <w:left w:val="double" w:sz="6" w:space="0" w:color="3F3F3F"/>
              <w:bottom w:val="double" w:sz="6" w:space="0" w:color="3F3F3F"/>
              <w:right w:val="double" w:sz="6" w:space="0" w:color="3F3F3F"/>
            </w:tcBorders>
            <w:shd w:val="clear" w:color="000000" w:fill="FFFFFF"/>
            <w:vAlign w:val="bottom"/>
            <w:hideMark/>
          </w:tcPr>
          <w:p w14:paraId="233FFBAF" w14:textId="77777777" w:rsidR="005036A5" w:rsidRPr="005036A5" w:rsidRDefault="005036A5" w:rsidP="005036A5">
            <w:pPr>
              <w:spacing w:after="0" w:line="240" w:lineRule="auto"/>
              <w:rPr>
                <w:rFonts w:ascii="Calibri" w:eastAsia="Times New Roman" w:hAnsi="Calibri" w:cs="Calibri"/>
                <w:b/>
                <w:bCs/>
              </w:rPr>
            </w:pPr>
            <w:r w:rsidRPr="005036A5">
              <w:rPr>
                <w:rFonts w:ascii="Calibri" w:eastAsia="Times New Roman" w:hAnsi="Calibri" w:cs="Calibri"/>
                <w:b/>
                <w:bCs/>
              </w:rPr>
              <w:t>Forest</w:t>
            </w:r>
          </w:p>
        </w:tc>
      </w:tr>
      <w:tr w:rsidR="005036A5" w:rsidRPr="005036A5" w14:paraId="233FFBB6" w14:textId="77777777" w:rsidTr="005036A5">
        <w:trPr>
          <w:trHeight w:val="300"/>
        </w:trPr>
        <w:tc>
          <w:tcPr>
            <w:tcW w:w="980" w:type="dxa"/>
            <w:tcBorders>
              <w:top w:val="single" w:sz="4" w:space="0" w:color="auto"/>
              <w:left w:val="single" w:sz="4" w:space="0" w:color="auto"/>
              <w:bottom w:val="single" w:sz="4" w:space="0" w:color="auto"/>
              <w:right w:val="single" w:sz="4" w:space="0" w:color="auto"/>
            </w:tcBorders>
            <w:vAlign w:val="bottom"/>
            <w:hideMark/>
          </w:tcPr>
          <w:p w14:paraId="233FFBB1"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2009</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2"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42345.6471</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B3"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141128.5355</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4"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1659.555</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5"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70917.4999</w:t>
            </w:r>
          </w:p>
        </w:tc>
      </w:tr>
      <w:tr w:rsidR="005036A5" w:rsidRPr="005036A5" w14:paraId="233FFBBC"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B7"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2010</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8"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53639.7372</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B9"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172489.1173</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A"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2759.1912</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B"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65956.4298</w:t>
            </w:r>
          </w:p>
        </w:tc>
      </w:tr>
      <w:tr w:rsidR="005036A5" w:rsidRPr="005036A5" w14:paraId="233FFBC2"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BD"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lastRenderedPageBreak/>
              <w:t>2011</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BE"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71148.9582</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BF"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196180.0121</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0"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3590.1837</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1"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63587</w:t>
            </w:r>
            <w:r>
              <w:rPr>
                <w:rFonts w:ascii="Calibri" w:eastAsia="Times New Roman" w:hAnsi="Calibri" w:cs="Calibri"/>
                <w:color w:val="000000"/>
              </w:rPr>
              <w:t>.0000</w:t>
            </w:r>
          </w:p>
        </w:tc>
      </w:tr>
      <w:tr w:rsidR="005036A5" w:rsidRPr="005036A5" w14:paraId="233FFBC8"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C3"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2013</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4"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88626.141</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C5"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204708.3284</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6"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3989.9664</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7"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62004.6018</w:t>
            </w:r>
          </w:p>
        </w:tc>
      </w:tr>
      <w:tr w:rsidR="005036A5" w:rsidRPr="005036A5" w14:paraId="233FFBCE"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C9"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2014</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A"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90907.4908</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CB"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241754.0298</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C"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2912.9166</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CD"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54437.7789</w:t>
            </w:r>
          </w:p>
        </w:tc>
      </w:tr>
      <w:tr w:rsidR="005036A5" w:rsidRPr="005036A5" w14:paraId="233FFBD4"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CF"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2015</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0"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96952.6097</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D1"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275378.2224</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2"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3327.2514</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3"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52575.1227</w:t>
            </w:r>
          </w:p>
        </w:tc>
      </w:tr>
      <w:tr w:rsidR="005036A5" w:rsidRPr="005036A5" w14:paraId="233FFBDA" w14:textId="77777777" w:rsidTr="005036A5">
        <w:trPr>
          <w:trHeight w:val="285"/>
        </w:trPr>
        <w:tc>
          <w:tcPr>
            <w:tcW w:w="980" w:type="dxa"/>
            <w:tcBorders>
              <w:top w:val="single" w:sz="4" w:space="0" w:color="auto"/>
              <w:left w:val="single" w:sz="4" w:space="0" w:color="auto"/>
              <w:bottom w:val="single" w:sz="4" w:space="0" w:color="auto"/>
              <w:right w:val="single" w:sz="4" w:space="0" w:color="auto"/>
            </w:tcBorders>
            <w:vAlign w:val="bottom"/>
            <w:hideMark/>
          </w:tcPr>
          <w:p w14:paraId="233FFBD5"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2016</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6"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112393.7955</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3FFBD7"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286930.2279</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8"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1415.0493</w:t>
            </w:r>
          </w:p>
        </w:tc>
        <w:tc>
          <w:tcPr>
            <w:tcW w:w="980" w:type="dxa"/>
            <w:tcBorders>
              <w:top w:val="single" w:sz="4" w:space="0" w:color="auto"/>
              <w:left w:val="single" w:sz="4" w:space="0" w:color="auto"/>
              <w:bottom w:val="single" w:sz="4" w:space="0" w:color="auto"/>
              <w:right w:val="single" w:sz="4" w:space="0" w:color="auto"/>
            </w:tcBorders>
            <w:vAlign w:val="bottom"/>
            <w:hideMark/>
          </w:tcPr>
          <w:p w14:paraId="233FFBD9" w14:textId="77777777" w:rsidR="005036A5" w:rsidRPr="005036A5" w:rsidRDefault="005036A5" w:rsidP="005036A5">
            <w:pPr>
              <w:spacing w:after="0" w:line="240" w:lineRule="auto"/>
              <w:jc w:val="right"/>
              <w:rPr>
                <w:rFonts w:ascii="Calibri" w:eastAsia="Times New Roman" w:hAnsi="Calibri" w:cs="Calibri"/>
                <w:color w:val="000000"/>
              </w:rPr>
            </w:pPr>
            <w:r w:rsidRPr="005036A5">
              <w:rPr>
                <w:rFonts w:ascii="Calibri" w:eastAsia="Times New Roman" w:hAnsi="Calibri" w:cs="Calibri"/>
                <w:color w:val="000000"/>
              </w:rPr>
              <w:t>39352.9365</w:t>
            </w:r>
          </w:p>
        </w:tc>
      </w:tr>
    </w:tbl>
    <w:p w14:paraId="233FFBDB" w14:textId="77777777" w:rsidR="007527EB" w:rsidRDefault="007527EB" w:rsidP="00674A97">
      <w:pPr>
        <w:spacing w:line="480" w:lineRule="auto"/>
        <w:rPr>
          <w:rFonts w:ascii="Times New Roman" w:hAnsi="Times New Roman" w:cs="Times New Roman"/>
          <w:sz w:val="24"/>
          <w:szCs w:val="24"/>
        </w:rPr>
      </w:pPr>
    </w:p>
    <w:p w14:paraId="233FFBDC" w14:textId="77777777" w:rsidR="007527EB" w:rsidRDefault="007527EB" w:rsidP="00674A97">
      <w:pPr>
        <w:spacing w:line="480" w:lineRule="auto"/>
        <w:rPr>
          <w:rFonts w:ascii="Times New Roman" w:hAnsi="Times New Roman" w:cs="Times New Roman"/>
          <w:sz w:val="24"/>
          <w:szCs w:val="24"/>
        </w:rPr>
      </w:pPr>
      <w:r>
        <w:rPr>
          <w:noProof/>
        </w:rPr>
        <w:drawing>
          <wp:inline distT="0" distB="0" distL="0" distR="0" wp14:anchorId="23400189" wp14:editId="2340018A">
            <wp:extent cx="6178550" cy="3759200"/>
            <wp:effectExtent l="0" t="0" r="12700" b="1270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687CCDD-2D2B-4C80-9DDD-0A3B171C3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33FFBDD" w14:textId="77777777" w:rsidR="007527EB" w:rsidRDefault="007527EB" w:rsidP="00674A9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7: </w:t>
      </w:r>
      <w:r w:rsidRPr="00DB259F">
        <w:rPr>
          <w:rFonts w:ascii="Times New Roman" w:hAnsi="Times New Roman" w:cs="Times New Roman"/>
          <w:noProof/>
          <w:sz w:val="24"/>
          <w:szCs w:val="24"/>
        </w:rPr>
        <w:t>Graph</w:t>
      </w:r>
      <w:r>
        <w:rPr>
          <w:rFonts w:ascii="Times New Roman" w:hAnsi="Times New Roman" w:cs="Times New Roman"/>
          <w:noProof/>
          <w:sz w:val="24"/>
          <w:szCs w:val="24"/>
        </w:rPr>
        <w:t xml:space="preserve"> is</w:t>
      </w:r>
      <w:r>
        <w:rPr>
          <w:rFonts w:ascii="Times New Roman" w:hAnsi="Times New Roman" w:cs="Times New Roman"/>
          <w:sz w:val="24"/>
          <w:szCs w:val="24"/>
        </w:rPr>
        <w:t xml:space="preserve"> showing all the land cover </w:t>
      </w:r>
      <w:r>
        <w:rPr>
          <w:rFonts w:ascii="Times New Roman" w:hAnsi="Times New Roman" w:cs="Times New Roman"/>
          <w:noProof/>
          <w:sz w:val="24"/>
          <w:szCs w:val="24"/>
        </w:rPr>
        <w:t>regarding</w:t>
      </w:r>
      <w:r>
        <w:rPr>
          <w:rFonts w:ascii="Times New Roman" w:hAnsi="Times New Roman" w:cs="Times New Roman"/>
          <w:sz w:val="24"/>
          <w:szCs w:val="24"/>
        </w:rPr>
        <w:t xml:space="preserve"> area (sq. </w:t>
      </w:r>
      <w:r w:rsidRPr="00DB259F">
        <w:rPr>
          <w:rFonts w:ascii="Times New Roman" w:hAnsi="Times New Roman" w:cs="Times New Roman"/>
          <w:noProof/>
          <w:sz w:val="24"/>
          <w:szCs w:val="24"/>
        </w:rPr>
        <w:t>km</w:t>
      </w:r>
      <w:r>
        <w:rPr>
          <w:rFonts w:ascii="Times New Roman" w:hAnsi="Times New Roman" w:cs="Times New Roman"/>
          <w:sz w:val="24"/>
          <w:szCs w:val="24"/>
        </w:rPr>
        <w:t xml:space="preserve">) </w:t>
      </w:r>
      <w:r w:rsidRPr="00DB259F">
        <w:rPr>
          <w:rFonts w:ascii="Times New Roman" w:hAnsi="Times New Roman" w:cs="Times New Roman"/>
          <w:noProof/>
          <w:sz w:val="24"/>
          <w:szCs w:val="24"/>
        </w:rPr>
        <w:t>vs</w:t>
      </w:r>
      <w:r>
        <w:rPr>
          <w:rFonts w:ascii="Times New Roman" w:hAnsi="Times New Roman" w:cs="Times New Roman"/>
          <w:noProof/>
          <w:sz w:val="24"/>
          <w:szCs w:val="24"/>
        </w:rPr>
        <w:t>.</w:t>
      </w:r>
      <w:r>
        <w:rPr>
          <w:rFonts w:ascii="Times New Roman" w:hAnsi="Times New Roman" w:cs="Times New Roman"/>
          <w:sz w:val="24"/>
          <w:szCs w:val="24"/>
        </w:rPr>
        <w:t xml:space="preserve"> Years.</w:t>
      </w:r>
    </w:p>
    <w:p w14:paraId="233FFBDE" w14:textId="1CB36BBA" w:rsidR="00EC7138" w:rsidRPr="006E39D5" w:rsidRDefault="007527EB" w:rsidP="006E39D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From the figure 7 above, overall similar results </w:t>
      </w:r>
      <w:r w:rsidRPr="00DB259F">
        <w:rPr>
          <w:rFonts w:ascii="Times New Roman" w:hAnsi="Times New Roman" w:cs="Times New Roman"/>
          <w:noProof/>
          <w:sz w:val="24"/>
          <w:szCs w:val="24"/>
        </w:rPr>
        <w:t>are observed</w:t>
      </w:r>
      <w:r>
        <w:rPr>
          <w:rFonts w:ascii="Times New Roman" w:hAnsi="Times New Roman" w:cs="Times New Roman"/>
          <w:sz w:val="24"/>
          <w:szCs w:val="24"/>
        </w:rPr>
        <w:t xml:space="preserve"> as of the map classification. There is a </w:t>
      </w:r>
      <w:r w:rsidRPr="00DB259F">
        <w:rPr>
          <w:rFonts w:ascii="Times New Roman" w:hAnsi="Times New Roman" w:cs="Times New Roman"/>
          <w:noProof/>
          <w:sz w:val="24"/>
          <w:szCs w:val="24"/>
        </w:rPr>
        <w:t>steep</w:t>
      </w:r>
      <w:r>
        <w:rPr>
          <w:rFonts w:ascii="Times New Roman" w:hAnsi="Times New Roman" w:cs="Times New Roman"/>
          <w:sz w:val="24"/>
          <w:szCs w:val="24"/>
        </w:rPr>
        <w:t xml:space="preserve"> increase in agriculture and a steady decline in the </w:t>
      </w:r>
      <w:r w:rsidRPr="00DB259F">
        <w:rPr>
          <w:rFonts w:ascii="Times New Roman" w:hAnsi="Times New Roman" w:cs="Times New Roman"/>
          <w:noProof/>
          <w:sz w:val="24"/>
          <w:szCs w:val="24"/>
        </w:rPr>
        <w:t>forest</w:t>
      </w:r>
      <w:r>
        <w:rPr>
          <w:rFonts w:ascii="Times New Roman" w:hAnsi="Times New Roman" w:cs="Times New Roman"/>
          <w:sz w:val="24"/>
          <w:szCs w:val="24"/>
        </w:rPr>
        <w:t xml:space="preserve">. As per Central Intelligence Agency (CIA), estimated </w:t>
      </w:r>
      <w:r w:rsidRPr="00DB259F">
        <w:rPr>
          <w:rFonts w:ascii="Times New Roman" w:hAnsi="Times New Roman" w:cs="Times New Roman"/>
          <w:noProof/>
          <w:sz w:val="24"/>
          <w:szCs w:val="24"/>
        </w:rPr>
        <w:t>agriculture</w:t>
      </w:r>
      <w:r>
        <w:rPr>
          <w:rFonts w:ascii="Times New Roman" w:hAnsi="Times New Roman" w:cs="Times New Roman"/>
          <w:sz w:val="24"/>
          <w:szCs w:val="24"/>
        </w:rPr>
        <w:t xml:space="preserve"> land is 60.5% which includes 52.8% arable land, 4.2% permanent crops and 3.5% permanent pasture. According to the estimates in the </w:t>
      </w:r>
      <w:r w:rsidRPr="00DB259F">
        <w:rPr>
          <w:rFonts w:ascii="Times New Roman" w:hAnsi="Times New Roman" w:cs="Times New Roman"/>
          <w:noProof/>
          <w:sz w:val="24"/>
          <w:szCs w:val="24"/>
        </w:rPr>
        <w:t>year</w:t>
      </w:r>
      <w:r>
        <w:rPr>
          <w:rFonts w:ascii="Times New Roman" w:hAnsi="Times New Roman" w:cs="Times New Roman"/>
          <w:sz w:val="24"/>
          <w:szCs w:val="24"/>
        </w:rPr>
        <w:t xml:space="preserve"> 2011, on</w:t>
      </w:r>
      <w:r w:rsidR="00F11F0F">
        <w:rPr>
          <w:rFonts w:ascii="Times New Roman" w:hAnsi="Times New Roman" w:cs="Times New Roman"/>
          <w:sz w:val="24"/>
          <w:szCs w:val="24"/>
        </w:rPr>
        <w:t>ly</w:t>
      </w:r>
      <w:r>
        <w:rPr>
          <w:rFonts w:ascii="Times New Roman" w:hAnsi="Times New Roman" w:cs="Times New Roman"/>
          <w:sz w:val="24"/>
          <w:szCs w:val="24"/>
        </w:rPr>
        <w:t xml:space="preserve"> 23.1% is under forest cover. In the data obtained, the agricultural area has increased </w:t>
      </w:r>
      <w:r w:rsidR="00F11F0F">
        <w:rPr>
          <w:rFonts w:ascii="Times New Roman" w:hAnsi="Times New Roman" w:cs="Times New Roman"/>
          <w:sz w:val="24"/>
          <w:szCs w:val="24"/>
        </w:rPr>
        <w:lastRenderedPageBreak/>
        <w:t xml:space="preserve">from 141,128.53 </w:t>
      </w:r>
      <w:r w:rsidR="00F11F0F">
        <w:rPr>
          <w:rFonts w:ascii="Times New Roman" w:hAnsi="Times New Roman" w:cs="Times New Roman"/>
          <w:noProof/>
          <w:sz w:val="24"/>
          <w:szCs w:val="24"/>
        </w:rPr>
        <w:t>k</w:t>
      </w:r>
      <w:r w:rsidRPr="00DB259F">
        <w:rPr>
          <w:rFonts w:ascii="Times New Roman" w:hAnsi="Times New Roman" w:cs="Times New Roman"/>
          <w:noProof/>
          <w:sz w:val="24"/>
          <w:szCs w:val="24"/>
        </w:rPr>
        <w:t>m</w:t>
      </w:r>
      <w:r w:rsidR="00F11F0F" w:rsidRPr="00F11F0F">
        <w:rPr>
          <w:rFonts w:ascii="Times New Roman" w:hAnsi="Times New Roman" w:cs="Times New Roman"/>
          <w:noProof/>
          <w:sz w:val="24"/>
          <w:szCs w:val="24"/>
          <w:vertAlign w:val="superscript"/>
        </w:rPr>
        <w:t>2</w:t>
      </w:r>
      <w:r>
        <w:rPr>
          <w:rFonts w:ascii="Times New Roman" w:hAnsi="Times New Roman" w:cs="Times New Roman"/>
          <w:sz w:val="24"/>
          <w:szCs w:val="24"/>
        </w:rPr>
        <w:t xml:space="preserve"> to 286,930.22 </w:t>
      </w:r>
      <w:r w:rsidR="00F11F0F">
        <w:rPr>
          <w:rFonts w:ascii="Times New Roman" w:hAnsi="Times New Roman" w:cs="Times New Roman"/>
          <w:noProof/>
          <w:sz w:val="24"/>
          <w:szCs w:val="24"/>
        </w:rPr>
        <w:t>k</w:t>
      </w:r>
      <w:r w:rsidR="00F11F0F" w:rsidRPr="00DB259F">
        <w:rPr>
          <w:rFonts w:ascii="Times New Roman" w:hAnsi="Times New Roman" w:cs="Times New Roman"/>
          <w:noProof/>
          <w:sz w:val="24"/>
          <w:szCs w:val="24"/>
        </w:rPr>
        <w:t>m</w:t>
      </w:r>
      <w:r w:rsidR="00F11F0F" w:rsidRPr="00F11F0F">
        <w:rPr>
          <w:rFonts w:ascii="Times New Roman" w:hAnsi="Times New Roman" w:cs="Times New Roman"/>
          <w:noProof/>
          <w:sz w:val="24"/>
          <w:szCs w:val="24"/>
          <w:vertAlign w:val="superscript"/>
        </w:rPr>
        <w:t>2</w:t>
      </w:r>
      <w:r>
        <w:rPr>
          <w:rFonts w:ascii="Times New Roman" w:hAnsi="Times New Roman" w:cs="Times New Roman"/>
          <w:sz w:val="24"/>
          <w:szCs w:val="24"/>
        </w:rPr>
        <w:t xml:space="preserve"> in eight years whereas the </w:t>
      </w:r>
      <w:r w:rsidRPr="00DB259F">
        <w:rPr>
          <w:rFonts w:ascii="Times New Roman" w:hAnsi="Times New Roman" w:cs="Times New Roman"/>
          <w:noProof/>
          <w:sz w:val="24"/>
          <w:szCs w:val="24"/>
        </w:rPr>
        <w:t>forest</w:t>
      </w:r>
      <w:r>
        <w:rPr>
          <w:rFonts w:ascii="Times New Roman" w:hAnsi="Times New Roman" w:cs="Times New Roman"/>
          <w:sz w:val="24"/>
          <w:szCs w:val="24"/>
        </w:rPr>
        <w:t xml:space="preserve"> has declined from 70,917.49 </w:t>
      </w:r>
      <w:r w:rsidR="00F11F0F">
        <w:rPr>
          <w:rFonts w:ascii="Times New Roman" w:hAnsi="Times New Roman" w:cs="Times New Roman"/>
          <w:noProof/>
          <w:sz w:val="24"/>
          <w:szCs w:val="24"/>
        </w:rPr>
        <w:t>k</w:t>
      </w:r>
      <w:r w:rsidR="00F11F0F" w:rsidRPr="00DB259F">
        <w:rPr>
          <w:rFonts w:ascii="Times New Roman" w:hAnsi="Times New Roman" w:cs="Times New Roman"/>
          <w:noProof/>
          <w:sz w:val="24"/>
          <w:szCs w:val="24"/>
        </w:rPr>
        <w:t>m</w:t>
      </w:r>
      <w:r w:rsidR="00F11F0F" w:rsidRPr="00F11F0F">
        <w:rPr>
          <w:rFonts w:ascii="Times New Roman" w:hAnsi="Times New Roman" w:cs="Times New Roman"/>
          <w:noProof/>
          <w:sz w:val="24"/>
          <w:szCs w:val="24"/>
          <w:vertAlign w:val="superscript"/>
        </w:rPr>
        <w:t>2</w:t>
      </w:r>
      <w:r>
        <w:rPr>
          <w:rFonts w:ascii="Times New Roman" w:hAnsi="Times New Roman" w:cs="Times New Roman"/>
          <w:sz w:val="24"/>
          <w:szCs w:val="24"/>
        </w:rPr>
        <w:t xml:space="preserve"> to 39,352.93 </w:t>
      </w:r>
      <w:r w:rsidR="00F11F0F">
        <w:rPr>
          <w:rFonts w:ascii="Times New Roman" w:hAnsi="Times New Roman" w:cs="Times New Roman"/>
          <w:noProof/>
          <w:sz w:val="24"/>
          <w:szCs w:val="24"/>
        </w:rPr>
        <w:t>k</w:t>
      </w:r>
      <w:r w:rsidR="00F11F0F" w:rsidRPr="00DB259F">
        <w:rPr>
          <w:rFonts w:ascii="Times New Roman" w:hAnsi="Times New Roman" w:cs="Times New Roman"/>
          <w:noProof/>
          <w:sz w:val="24"/>
          <w:szCs w:val="24"/>
        </w:rPr>
        <w:t>m</w:t>
      </w:r>
      <w:r w:rsidR="00F11F0F" w:rsidRPr="00F11F0F">
        <w:rPr>
          <w:rFonts w:ascii="Times New Roman" w:hAnsi="Times New Roman" w:cs="Times New Roman"/>
          <w:noProof/>
          <w:sz w:val="24"/>
          <w:szCs w:val="24"/>
          <w:vertAlign w:val="superscript"/>
        </w:rPr>
        <w:t>2</w:t>
      </w:r>
    </w:p>
    <w:p w14:paraId="233FFBDF" w14:textId="77777777" w:rsidR="00EE0408" w:rsidRPr="003836BC" w:rsidRDefault="003836BC" w:rsidP="00674A97">
      <w:pPr>
        <w:spacing w:line="480" w:lineRule="auto"/>
        <w:rPr>
          <w:rFonts w:ascii="Times New Roman" w:hAnsi="Times New Roman" w:cs="Times New Roman"/>
          <w:b/>
          <w:sz w:val="24"/>
          <w:szCs w:val="24"/>
        </w:rPr>
      </w:pPr>
      <w:r w:rsidRPr="003836BC">
        <w:rPr>
          <w:rFonts w:ascii="Times New Roman" w:hAnsi="Times New Roman" w:cs="Times New Roman"/>
          <w:b/>
          <w:sz w:val="24"/>
          <w:szCs w:val="24"/>
        </w:rPr>
        <w:t>3.1.2 Accuracy assessment results</w:t>
      </w:r>
    </w:p>
    <w:p w14:paraId="233FFBE0" w14:textId="77777777" w:rsidR="0046526F" w:rsidRDefault="00AC52DE" w:rsidP="00674A97">
      <w:pPr>
        <w:spacing w:line="480" w:lineRule="auto"/>
        <w:rPr>
          <w:rFonts w:ascii="Times New Roman" w:hAnsi="Times New Roman" w:cs="Times New Roman"/>
          <w:sz w:val="24"/>
          <w:szCs w:val="24"/>
        </w:rPr>
      </w:pPr>
      <w:r>
        <w:rPr>
          <w:rFonts w:ascii="Times New Roman" w:hAnsi="Times New Roman" w:cs="Times New Roman"/>
          <w:sz w:val="24"/>
          <w:szCs w:val="24"/>
        </w:rPr>
        <w:t>Table 3: Confusion matrix for the year 2009-2016.</w:t>
      </w:r>
    </w:p>
    <w:tbl>
      <w:tblPr>
        <w:tblW w:w="5080" w:type="dxa"/>
        <w:tblCellMar>
          <w:top w:w="15" w:type="dxa"/>
          <w:bottom w:w="15" w:type="dxa"/>
        </w:tblCellMar>
        <w:tblLook w:val="04A0" w:firstRow="1" w:lastRow="0" w:firstColumn="1" w:lastColumn="0" w:noHBand="0" w:noVBand="1"/>
      </w:tblPr>
      <w:tblGrid>
        <w:gridCol w:w="1209"/>
        <w:gridCol w:w="842"/>
        <w:gridCol w:w="843"/>
        <w:gridCol w:w="833"/>
        <w:gridCol w:w="1462"/>
      </w:tblGrid>
      <w:tr w:rsidR="003A19D3" w:rsidRPr="003A19D3" w14:paraId="233FFBE3" w14:textId="77777777" w:rsidTr="003A19D3">
        <w:trPr>
          <w:trHeight w:val="285"/>
        </w:trPr>
        <w:tc>
          <w:tcPr>
            <w:tcW w:w="1100" w:type="dxa"/>
            <w:vMerge w:val="restart"/>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1" w14:textId="77777777" w:rsidR="003A19D3" w:rsidRPr="003A19D3" w:rsidRDefault="003A19D3" w:rsidP="0045221C">
            <w:pPr>
              <w:spacing w:after="0" w:line="276" w:lineRule="auto"/>
              <w:jc w:val="center"/>
              <w:rPr>
                <w:rFonts w:ascii="Calibri" w:eastAsia="Times New Roman" w:hAnsi="Calibri" w:cs="Calibri"/>
                <w:b/>
                <w:bCs/>
              </w:rPr>
            </w:pPr>
            <w:r w:rsidRPr="003A19D3">
              <w:rPr>
                <w:rFonts w:ascii="Calibri" w:eastAsia="Times New Roman" w:hAnsi="Calibri" w:cs="Calibri"/>
                <w:b/>
                <w:bCs/>
              </w:rPr>
              <w:t>Classified</w:t>
            </w:r>
          </w:p>
        </w:tc>
        <w:tc>
          <w:tcPr>
            <w:tcW w:w="3980"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2" w14:textId="77777777" w:rsidR="003A19D3" w:rsidRPr="003A19D3" w:rsidRDefault="003A19D3" w:rsidP="0045221C">
            <w:pPr>
              <w:spacing w:after="0" w:line="276" w:lineRule="auto"/>
              <w:jc w:val="center"/>
              <w:rPr>
                <w:rFonts w:ascii="Calibri" w:eastAsia="Times New Roman" w:hAnsi="Calibri" w:cs="Calibri"/>
                <w:b/>
                <w:bCs/>
              </w:rPr>
            </w:pPr>
            <w:r w:rsidRPr="003A19D3">
              <w:rPr>
                <w:rFonts w:ascii="Calibri" w:eastAsia="Times New Roman" w:hAnsi="Calibri" w:cs="Calibri"/>
                <w:b/>
                <w:bCs/>
              </w:rPr>
              <w:t>Reference</w:t>
            </w:r>
          </w:p>
        </w:tc>
      </w:tr>
      <w:tr w:rsidR="003A19D3" w:rsidRPr="003A19D3" w14:paraId="233FFBE9" w14:textId="77777777" w:rsidTr="003A19D3">
        <w:trPr>
          <w:trHeight w:val="285"/>
        </w:trPr>
        <w:tc>
          <w:tcPr>
            <w:tcW w:w="1100" w:type="dxa"/>
            <w:vMerge/>
            <w:tcBorders>
              <w:top w:val="single" w:sz="4" w:space="0" w:color="auto"/>
              <w:left w:val="single" w:sz="4" w:space="0" w:color="auto"/>
              <w:bottom w:val="single" w:sz="4" w:space="0" w:color="auto"/>
              <w:right w:val="single" w:sz="4" w:space="0" w:color="auto"/>
            </w:tcBorders>
            <w:vAlign w:val="center"/>
            <w:hideMark/>
          </w:tcPr>
          <w:p w14:paraId="233FFBE4" w14:textId="77777777" w:rsidR="003A19D3" w:rsidRPr="003A19D3" w:rsidRDefault="003A19D3" w:rsidP="0045221C">
            <w:pPr>
              <w:spacing w:after="0" w:line="276" w:lineRule="auto"/>
              <w:rPr>
                <w:rFonts w:ascii="Calibri" w:eastAsia="Times New Roman" w:hAnsi="Calibri" w:cs="Calibri"/>
                <w:b/>
                <w:bCs/>
              </w:rPr>
            </w:pPr>
          </w:p>
        </w:tc>
        <w:tc>
          <w:tcPr>
            <w:tcW w:w="84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5" w14:textId="77777777" w:rsidR="003A19D3" w:rsidRPr="003A19D3" w:rsidRDefault="003A19D3" w:rsidP="0045221C">
            <w:pPr>
              <w:spacing w:after="0" w:line="276" w:lineRule="auto"/>
              <w:rPr>
                <w:rFonts w:ascii="Calibri" w:eastAsia="Times New Roman" w:hAnsi="Calibri" w:cs="Calibri"/>
                <w:b/>
                <w:bCs/>
              </w:rPr>
            </w:pPr>
            <w:r w:rsidRPr="003A19D3">
              <w:rPr>
                <w:rFonts w:ascii="Calibri" w:eastAsia="Times New Roman" w:hAnsi="Calibri" w:cs="Calibri"/>
                <w:b/>
                <w:bCs/>
              </w:rPr>
              <w:t>Forest</w:t>
            </w:r>
          </w:p>
        </w:tc>
        <w:tc>
          <w:tcPr>
            <w:tcW w:w="84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6" w14:textId="77777777" w:rsidR="003A19D3" w:rsidRPr="003A19D3" w:rsidRDefault="003A19D3" w:rsidP="0045221C">
            <w:pPr>
              <w:spacing w:after="0" w:line="276" w:lineRule="auto"/>
              <w:rPr>
                <w:rFonts w:ascii="Calibri" w:eastAsia="Times New Roman" w:hAnsi="Calibri" w:cs="Calibri"/>
                <w:b/>
                <w:bCs/>
              </w:rPr>
            </w:pPr>
            <w:r w:rsidRPr="003A19D3">
              <w:rPr>
                <w:rFonts w:ascii="Calibri" w:eastAsia="Times New Roman" w:hAnsi="Calibri" w:cs="Calibri"/>
                <w:b/>
                <w:bCs/>
              </w:rPr>
              <w:t>Water</w:t>
            </w:r>
          </w:p>
        </w:tc>
        <w:tc>
          <w:tcPr>
            <w:tcW w:w="83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7" w14:textId="77777777" w:rsidR="003A19D3" w:rsidRPr="003A19D3" w:rsidRDefault="003A19D3" w:rsidP="0045221C">
            <w:pPr>
              <w:spacing w:after="0" w:line="276" w:lineRule="auto"/>
              <w:rPr>
                <w:rFonts w:ascii="Calibri" w:eastAsia="Times New Roman" w:hAnsi="Calibri" w:cs="Calibri"/>
                <w:b/>
                <w:bCs/>
              </w:rPr>
            </w:pPr>
            <w:r w:rsidRPr="003A19D3">
              <w:rPr>
                <w:rFonts w:ascii="Calibri" w:eastAsia="Times New Roman" w:hAnsi="Calibri" w:cs="Calibri"/>
                <w:b/>
                <w:bCs/>
              </w:rPr>
              <w:t>Urban</w:t>
            </w:r>
          </w:p>
        </w:tc>
        <w:tc>
          <w:tcPr>
            <w:tcW w:w="146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BE8" w14:textId="77777777" w:rsidR="003A19D3" w:rsidRPr="003A19D3" w:rsidRDefault="003A19D3" w:rsidP="0045221C">
            <w:pPr>
              <w:spacing w:after="0" w:line="276" w:lineRule="auto"/>
              <w:rPr>
                <w:rFonts w:ascii="Calibri" w:eastAsia="Times New Roman" w:hAnsi="Calibri" w:cs="Calibri"/>
                <w:b/>
                <w:bCs/>
              </w:rPr>
            </w:pPr>
            <w:r w:rsidRPr="003A19D3">
              <w:rPr>
                <w:rFonts w:ascii="Calibri" w:eastAsia="Times New Roman" w:hAnsi="Calibri" w:cs="Calibri"/>
                <w:b/>
                <w:bCs/>
              </w:rPr>
              <w:t>Agriculture</w:t>
            </w:r>
          </w:p>
        </w:tc>
      </w:tr>
      <w:tr w:rsidR="003A19D3" w:rsidRPr="003A19D3" w14:paraId="233FFBEF"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BEA"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2009</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BEB"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BEC"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BED"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BEE"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BF5"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BF0"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BF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34</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BF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BF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BF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6</w:t>
            </w:r>
          </w:p>
        </w:tc>
      </w:tr>
      <w:tr w:rsidR="003A19D3" w:rsidRPr="003A19D3" w14:paraId="233FFBFB"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BF6"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BF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BF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BF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BF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01"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BFC"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BF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BF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BF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0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r>
      <w:tr w:rsidR="003A19D3" w:rsidRPr="003A19D3" w14:paraId="233FFC07"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02"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0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0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0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0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50</w:t>
            </w:r>
          </w:p>
        </w:tc>
      </w:tr>
      <w:tr w:rsidR="003A19D3" w:rsidRPr="003A19D3" w14:paraId="233FFC0D"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08"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2010</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09"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0A"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0B"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0C"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13"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0E"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0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26</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1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1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1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24</w:t>
            </w:r>
          </w:p>
        </w:tc>
      </w:tr>
      <w:tr w:rsidR="003A19D3" w:rsidRPr="003A19D3" w14:paraId="233FFC19"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14"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1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1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1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1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1F"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1A"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1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1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1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21</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1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r>
      <w:tr w:rsidR="003A19D3" w:rsidRPr="003A19D3" w14:paraId="233FFC25"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20"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2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14</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2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2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9</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2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32</w:t>
            </w:r>
          </w:p>
        </w:tc>
      </w:tr>
      <w:tr w:rsidR="003A19D3" w:rsidRPr="003A19D3" w14:paraId="233FFC2B"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26"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2011</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27"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28"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29"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2A"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31"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2C"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2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29</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2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2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3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16</w:t>
            </w:r>
          </w:p>
        </w:tc>
      </w:tr>
      <w:tr w:rsidR="003A19D3" w:rsidRPr="003A19D3" w14:paraId="233FFC37"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32"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3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3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26</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3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3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3D"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38"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3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3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3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31</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3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43"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3E"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3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11</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4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4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4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44</w:t>
            </w:r>
          </w:p>
        </w:tc>
      </w:tr>
      <w:tr w:rsidR="003A19D3" w:rsidRPr="003A19D3" w14:paraId="233FFC49"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44"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2013</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45"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46"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47"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48"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4F"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4A"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4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36</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4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4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4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6</w:t>
            </w:r>
          </w:p>
        </w:tc>
      </w:tr>
      <w:tr w:rsidR="003A19D3" w:rsidRPr="003A19D3" w14:paraId="233FFC55"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50"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5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5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27</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5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5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5B"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56"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5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5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5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5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r>
      <w:tr w:rsidR="003A19D3" w:rsidRPr="003A19D3" w14:paraId="233FFC61"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5C"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5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5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5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6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50</w:t>
            </w:r>
          </w:p>
        </w:tc>
      </w:tr>
      <w:tr w:rsidR="003A19D3" w:rsidRPr="003A19D3" w14:paraId="233FFC67"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62"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2014</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63"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64"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65"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66"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6D"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68"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6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32</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6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6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6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r>
      <w:tr w:rsidR="003A19D3" w:rsidRPr="003A19D3" w14:paraId="233FFC73"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6E"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6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7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7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7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79"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74"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7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7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7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7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7F"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7A"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7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7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7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7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55</w:t>
            </w:r>
          </w:p>
        </w:tc>
      </w:tr>
      <w:tr w:rsidR="003A19D3" w:rsidRPr="003A19D3" w14:paraId="233FFC85"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80"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2015</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81"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82"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83"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84"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8B"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86"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8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35</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8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8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8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6</w:t>
            </w:r>
          </w:p>
        </w:tc>
      </w:tr>
      <w:tr w:rsidR="003A19D3" w:rsidRPr="003A19D3" w14:paraId="233FFC91"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8C"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lastRenderedPageBreak/>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8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8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27</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8F"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90"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97"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92"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9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9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9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28</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9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w:t>
            </w:r>
          </w:p>
        </w:tc>
      </w:tr>
      <w:tr w:rsidR="003A19D3" w:rsidRPr="003A19D3" w14:paraId="233FFC9D"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98"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9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9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9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4</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9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52</w:t>
            </w:r>
          </w:p>
        </w:tc>
      </w:tr>
      <w:tr w:rsidR="003A19D3" w:rsidRPr="003A19D3" w14:paraId="233FFCA3"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9E" w14:textId="77777777" w:rsidR="003A19D3" w:rsidRPr="003A19D3" w:rsidRDefault="003A19D3" w:rsidP="0045221C">
            <w:pPr>
              <w:spacing w:after="0" w:line="276" w:lineRule="auto"/>
              <w:jc w:val="right"/>
              <w:rPr>
                <w:rFonts w:ascii="Calibri" w:eastAsia="Times New Roman" w:hAnsi="Calibri" w:cs="Calibri"/>
                <w:b/>
                <w:bCs/>
                <w:color w:val="000000"/>
              </w:rPr>
            </w:pPr>
            <w:r w:rsidRPr="003A19D3">
              <w:rPr>
                <w:rFonts w:ascii="Calibri" w:eastAsia="Times New Roman" w:hAnsi="Calibri" w:cs="Calibri"/>
                <w:b/>
                <w:bCs/>
                <w:color w:val="000000"/>
              </w:rPr>
              <w:t>2016</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9F" w14:textId="77777777" w:rsidR="003A19D3" w:rsidRPr="003A19D3" w:rsidRDefault="003A19D3" w:rsidP="0045221C">
            <w:pPr>
              <w:spacing w:after="0" w:line="276" w:lineRule="auto"/>
              <w:jc w:val="right"/>
              <w:rPr>
                <w:rFonts w:ascii="Calibri" w:eastAsia="Times New Roman" w:hAnsi="Calibri" w:cs="Calibri"/>
                <w:b/>
                <w:bCs/>
                <w:color w:val="000000"/>
              </w:rPr>
            </w:pP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A0"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A1" w14:textId="77777777" w:rsidR="003A19D3" w:rsidRPr="003A19D3" w:rsidRDefault="003A19D3" w:rsidP="0045221C">
            <w:pPr>
              <w:spacing w:after="0" w:line="276" w:lineRule="auto"/>
              <w:rPr>
                <w:rFonts w:ascii="Times New Roman" w:eastAsia="Times New Roman" w:hAnsi="Times New Roman" w:cs="Times New Roman"/>
                <w:sz w:val="20"/>
                <w:szCs w:val="20"/>
              </w:rPr>
            </w:pP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A2" w14:textId="77777777" w:rsidR="003A19D3" w:rsidRPr="003A19D3" w:rsidRDefault="003A19D3" w:rsidP="0045221C">
            <w:pPr>
              <w:spacing w:after="0" w:line="276" w:lineRule="auto"/>
              <w:rPr>
                <w:rFonts w:ascii="Times New Roman" w:eastAsia="Times New Roman" w:hAnsi="Times New Roman" w:cs="Times New Roman"/>
                <w:sz w:val="20"/>
                <w:szCs w:val="20"/>
              </w:rPr>
            </w:pPr>
          </w:p>
        </w:tc>
      </w:tr>
      <w:tr w:rsidR="003A19D3" w:rsidRPr="003A19D3" w14:paraId="233FFCA9"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A4"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Forest</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A5"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37</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A6"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A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A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9</w:t>
            </w:r>
          </w:p>
        </w:tc>
      </w:tr>
      <w:tr w:rsidR="003A19D3" w:rsidRPr="003A19D3" w14:paraId="233FFCAF"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AA"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Water</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AB"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AC"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16</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AD"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AE"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r>
      <w:tr w:rsidR="003A19D3" w:rsidRPr="003A19D3" w14:paraId="233FFCB5"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B0"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Urban</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B1"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2</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B2"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5</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B3"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32</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B4"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10</w:t>
            </w:r>
          </w:p>
        </w:tc>
      </w:tr>
      <w:tr w:rsidR="003A19D3" w:rsidRPr="003A19D3" w14:paraId="233FFCBB" w14:textId="77777777" w:rsidTr="003A19D3">
        <w:trPr>
          <w:trHeight w:val="285"/>
        </w:trPr>
        <w:tc>
          <w:tcPr>
            <w:tcW w:w="1100" w:type="dxa"/>
            <w:tcBorders>
              <w:top w:val="single" w:sz="4" w:space="0" w:color="auto"/>
              <w:left w:val="single" w:sz="4" w:space="0" w:color="auto"/>
              <w:bottom w:val="single" w:sz="4" w:space="0" w:color="auto"/>
              <w:right w:val="single" w:sz="4" w:space="0" w:color="auto"/>
            </w:tcBorders>
            <w:noWrap/>
            <w:vAlign w:val="bottom"/>
            <w:hideMark/>
          </w:tcPr>
          <w:p w14:paraId="233FFCB6" w14:textId="77777777" w:rsidR="003A19D3" w:rsidRPr="003A19D3" w:rsidRDefault="003A19D3" w:rsidP="0045221C">
            <w:pPr>
              <w:spacing w:after="0" w:line="276" w:lineRule="auto"/>
              <w:rPr>
                <w:rFonts w:ascii="Calibri" w:eastAsia="Times New Roman" w:hAnsi="Calibri" w:cs="Calibri"/>
                <w:color w:val="000000"/>
              </w:rPr>
            </w:pPr>
            <w:r w:rsidRPr="003A19D3">
              <w:rPr>
                <w:rFonts w:ascii="Calibri" w:eastAsia="Times New Roman" w:hAnsi="Calibri" w:cs="Calibri"/>
                <w:color w:val="000000"/>
              </w:rPr>
              <w:t>Agriculture</w:t>
            </w:r>
          </w:p>
        </w:tc>
        <w:tc>
          <w:tcPr>
            <w:tcW w:w="842" w:type="dxa"/>
            <w:tcBorders>
              <w:top w:val="single" w:sz="4" w:space="0" w:color="auto"/>
              <w:left w:val="single" w:sz="4" w:space="0" w:color="auto"/>
              <w:bottom w:val="single" w:sz="4" w:space="0" w:color="auto"/>
              <w:right w:val="single" w:sz="4" w:space="0" w:color="auto"/>
            </w:tcBorders>
            <w:noWrap/>
            <w:vAlign w:val="bottom"/>
            <w:hideMark/>
          </w:tcPr>
          <w:p w14:paraId="233FFCB7"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1</w:t>
            </w:r>
          </w:p>
        </w:tc>
        <w:tc>
          <w:tcPr>
            <w:tcW w:w="843" w:type="dxa"/>
            <w:tcBorders>
              <w:top w:val="single" w:sz="4" w:space="0" w:color="auto"/>
              <w:left w:val="single" w:sz="4" w:space="0" w:color="auto"/>
              <w:bottom w:val="single" w:sz="4" w:space="0" w:color="auto"/>
              <w:right w:val="single" w:sz="4" w:space="0" w:color="auto"/>
            </w:tcBorders>
            <w:noWrap/>
            <w:vAlign w:val="bottom"/>
            <w:hideMark/>
          </w:tcPr>
          <w:p w14:paraId="233FFCB8"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6</w:t>
            </w:r>
          </w:p>
        </w:tc>
        <w:tc>
          <w:tcPr>
            <w:tcW w:w="833" w:type="dxa"/>
            <w:tcBorders>
              <w:top w:val="single" w:sz="4" w:space="0" w:color="auto"/>
              <w:left w:val="single" w:sz="4" w:space="0" w:color="auto"/>
              <w:bottom w:val="single" w:sz="4" w:space="0" w:color="auto"/>
              <w:right w:val="single" w:sz="4" w:space="0" w:color="auto"/>
            </w:tcBorders>
            <w:noWrap/>
            <w:vAlign w:val="bottom"/>
            <w:hideMark/>
          </w:tcPr>
          <w:p w14:paraId="233FFCB9"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0</w:t>
            </w:r>
          </w:p>
        </w:tc>
        <w:tc>
          <w:tcPr>
            <w:tcW w:w="1462" w:type="dxa"/>
            <w:tcBorders>
              <w:top w:val="single" w:sz="4" w:space="0" w:color="auto"/>
              <w:left w:val="single" w:sz="4" w:space="0" w:color="auto"/>
              <w:bottom w:val="single" w:sz="4" w:space="0" w:color="auto"/>
              <w:right w:val="single" w:sz="4" w:space="0" w:color="auto"/>
            </w:tcBorders>
            <w:noWrap/>
            <w:vAlign w:val="bottom"/>
            <w:hideMark/>
          </w:tcPr>
          <w:p w14:paraId="233FFCBA" w14:textId="77777777" w:rsidR="003A19D3" w:rsidRPr="003A19D3" w:rsidRDefault="003A19D3" w:rsidP="0045221C">
            <w:pPr>
              <w:spacing w:after="0" w:line="276" w:lineRule="auto"/>
              <w:jc w:val="right"/>
              <w:rPr>
                <w:rFonts w:ascii="Calibri" w:eastAsia="Times New Roman" w:hAnsi="Calibri" w:cs="Calibri"/>
                <w:color w:val="000000"/>
              </w:rPr>
            </w:pPr>
            <w:r w:rsidRPr="003A19D3">
              <w:rPr>
                <w:rFonts w:ascii="Calibri" w:eastAsia="Times New Roman" w:hAnsi="Calibri" w:cs="Calibri"/>
                <w:color w:val="000000"/>
              </w:rPr>
              <w:t>39</w:t>
            </w:r>
          </w:p>
        </w:tc>
      </w:tr>
    </w:tbl>
    <w:p w14:paraId="233FFCBC" w14:textId="77777777" w:rsidR="0046526F" w:rsidRDefault="0046526F" w:rsidP="00674A97">
      <w:pPr>
        <w:spacing w:line="480" w:lineRule="auto"/>
        <w:rPr>
          <w:rFonts w:ascii="Times New Roman" w:hAnsi="Times New Roman" w:cs="Times New Roman"/>
          <w:sz w:val="24"/>
          <w:szCs w:val="24"/>
        </w:rPr>
      </w:pPr>
    </w:p>
    <w:p w14:paraId="233FFCBD" w14:textId="4569BBC9" w:rsidR="00F25E83" w:rsidRDefault="00F25E83" w:rsidP="00674A9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accuracy assessment table 2, has the confusion matrix. </w:t>
      </w:r>
      <w:r w:rsidR="00BB5DBB">
        <w:rPr>
          <w:rFonts w:ascii="Times New Roman" w:hAnsi="Times New Roman" w:cs="Times New Roman"/>
          <w:sz w:val="24"/>
          <w:szCs w:val="24"/>
        </w:rPr>
        <w:t xml:space="preserve">The class accuracies are determined by test pixel with the corresponding locations in the classified image. It is not always possible to get the field reference and in such cases the user select references that they have visually identified from the imagery. Usually the process is to take test pixel evenly distributed through the image and they should be distinct from the training samples </w:t>
      </w:r>
      <w:r w:rsidR="008A73DF">
        <w:rPr>
          <w:rFonts w:ascii="Times New Roman" w:hAnsi="Times New Roman" w:cs="Times New Roman"/>
          <w:sz w:val="24"/>
          <w:szCs w:val="24"/>
        </w:rPr>
        <w:t xml:space="preserve">pixel used for supervised classifications. Confusion matrices are widely accepted method for </w:t>
      </w:r>
      <w:r w:rsidR="00045798">
        <w:rPr>
          <w:rFonts w:ascii="Times New Roman" w:hAnsi="Times New Roman" w:cs="Times New Roman"/>
          <w:sz w:val="24"/>
          <w:szCs w:val="24"/>
        </w:rPr>
        <w:t>determining accuracy assessment for classification.</w:t>
      </w:r>
      <w:r w:rsidR="00B61341">
        <w:rPr>
          <w:rFonts w:ascii="Times New Roman" w:hAnsi="Times New Roman" w:cs="Times New Roman"/>
          <w:sz w:val="24"/>
          <w:szCs w:val="24"/>
        </w:rPr>
        <w:t xml:space="preserve"> The rule</w:t>
      </w:r>
      <w:r w:rsidR="00A31D29">
        <w:rPr>
          <w:rFonts w:ascii="Times New Roman" w:hAnsi="Times New Roman" w:cs="Times New Roman"/>
          <w:sz w:val="24"/>
          <w:szCs w:val="24"/>
        </w:rPr>
        <w:t xml:space="preserve"> is to </w:t>
      </w:r>
      <w:r w:rsidR="002B688C">
        <w:rPr>
          <w:rFonts w:ascii="Times New Roman" w:hAnsi="Times New Roman" w:cs="Times New Roman"/>
          <w:sz w:val="24"/>
          <w:szCs w:val="24"/>
        </w:rPr>
        <w:t xml:space="preserve">have ten times the number of pixels </w:t>
      </w:r>
      <w:r w:rsidR="00B61341">
        <w:rPr>
          <w:rFonts w:ascii="Times New Roman" w:hAnsi="Times New Roman" w:cs="Times New Roman"/>
          <w:sz w:val="24"/>
          <w:szCs w:val="24"/>
        </w:rPr>
        <w:t xml:space="preserve">for each class or land cover, so there are four </w:t>
      </w:r>
      <w:proofErr w:type="spellStart"/>
      <w:r w:rsidR="00B61341">
        <w:rPr>
          <w:rFonts w:ascii="Times New Roman" w:hAnsi="Times New Roman" w:cs="Times New Roman"/>
          <w:sz w:val="24"/>
          <w:szCs w:val="24"/>
        </w:rPr>
        <w:t>landcovers</w:t>
      </w:r>
      <w:proofErr w:type="spellEnd"/>
      <w:r w:rsidR="00B61341">
        <w:rPr>
          <w:rFonts w:ascii="Times New Roman" w:hAnsi="Times New Roman" w:cs="Times New Roman"/>
          <w:sz w:val="24"/>
          <w:szCs w:val="24"/>
        </w:rPr>
        <w:t xml:space="preserve">. Therefore, 40 pixels for each </w:t>
      </w:r>
      <w:proofErr w:type="spellStart"/>
      <w:r w:rsidR="00B61341">
        <w:rPr>
          <w:rFonts w:ascii="Times New Roman" w:hAnsi="Times New Roman" w:cs="Times New Roman"/>
          <w:sz w:val="24"/>
          <w:szCs w:val="24"/>
        </w:rPr>
        <w:t>landcover</w:t>
      </w:r>
      <w:proofErr w:type="spellEnd"/>
      <w:r w:rsidR="00B61341">
        <w:rPr>
          <w:rFonts w:ascii="Times New Roman" w:hAnsi="Times New Roman" w:cs="Times New Roman"/>
          <w:sz w:val="24"/>
          <w:szCs w:val="24"/>
        </w:rPr>
        <w:t xml:space="preserve"> will giv</w:t>
      </w:r>
      <w:r w:rsidR="00E44CA9">
        <w:rPr>
          <w:rFonts w:ascii="Times New Roman" w:hAnsi="Times New Roman" w:cs="Times New Roman"/>
          <w:sz w:val="24"/>
          <w:szCs w:val="24"/>
        </w:rPr>
        <w:t xml:space="preserve">e us total of 160 test pixels. But if any </w:t>
      </w:r>
      <w:proofErr w:type="spellStart"/>
      <w:r w:rsidR="00E44CA9">
        <w:rPr>
          <w:rFonts w:ascii="Times New Roman" w:hAnsi="Times New Roman" w:cs="Times New Roman"/>
          <w:sz w:val="24"/>
          <w:szCs w:val="24"/>
        </w:rPr>
        <w:t>landcover</w:t>
      </w:r>
      <w:proofErr w:type="spellEnd"/>
      <w:r w:rsidR="00E44CA9">
        <w:rPr>
          <w:rFonts w:ascii="Times New Roman" w:hAnsi="Times New Roman" w:cs="Times New Roman"/>
          <w:sz w:val="24"/>
          <w:szCs w:val="24"/>
        </w:rPr>
        <w:t xml:space="preserve"> is more than the other in that case more test pixels should be taken for the specific cover</w:t>
      </w:r>
      <w:r w:rsidR="00E938F7">
        <w:rPr>
          <w:rFonts w:ascii="Times New Roman" w:hAnsi="Times New Roman" w:cs="Times New Roman"/>
          <w:sz w:val="24"/>
          <w:szCs w:val="24"/>
        </w:rPr>
        <w:t>, and h</w:t>
      </w:r>
      <w:r w:rsidR="00111D0A">
        <w:rPr>
          <w:rFonts w:ascii="Times New Roman" w:hAnsi="Times New Roman" w:cs="Times New Roman"/>
          <w:sz w:val="24"/>
          <w:szCs w:val="24"/>
        </w:rPr>
        <w:t xml:space="preserve">ence, </w:t>
      </w:r>
      <w:r w:rsidR="00E938F7">
        <w:rPr>
          <w:rFonts w:ascii="Times New Roman" w:hAnsi="Times New Roman" w:cs="Times New Roman"/>
          <w:sz w:val="24"/>
          <w:szCs w:val="24"/>
        </w:rPr>
        <w:t xml:space="preserve">the </w:t>
      </w:r>
      <w:r w:rsidR="00111D0A">
        <w:rPr>
          <w:rFonts w:ascii="Times New Roman" w:hAnsi="Times New Roman" w:cs="Times New Roman"/>
          <w:sz w:val="24"/>
          <w:szCs w:val="24"/>
        </w:rPr>
        <w:t>total remains same.</w:t>
      </w:r>
    </w:p>
    <w:p w14:paraId="233FFCBE" w14:textId="77777777" w:rsidR="00674A97" w:rsidRDefault="00AC52DE" w:rsidP="00674A97">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4: </w:t>
      </w:r>
      <w:r w:rsidRPr="000937F2">
        <w:rPr>
          <w:rFonts w:ascii="Times New Roman" w:hAnsi="Times New Roman" w:cs="Times New Roman"/>
          <w:sz w:val="24"/>
          <w:szCs w:val="24"/>
        </w:rPr>
        <w:t>The accuracy ass</w:t>
      </w:r>
      <w:r>
        <w:rPr>
          <w:rFonts w:ascii="Times New Roman" w:hAnsi="Times New Roman" w:cs="Times New Roman"/>
          <w:sz w:val="24"/>
          <w:szCs w:val="24"/>
        </w:rPr>
        <w:t>essment for the classification of the years from 2009-2016</w:t>
      </w:r>
      <w:r w:rsidRPr="000937F2">
        <w:rPr>
          <w:rFonts w:ascii="Times New Roman" w:hAnsi="Times New Roman" w:cs="Times New Roman"/>
          <w:sz w:val="24"/>
          <w:szCs w:val="24"/>
        </w:rPr>
        <w:t>.</w:t>
      </w:r>
    </w:p>
    <w:tbl>
      <w:tblPr>
        <w:tblW w:w="6760" w:type="dxa"/>
        <w:tblCellMar>
          <w:top w:w="15" w:type="dxa"/>
          <w:bottom w:w="15" w:type="dxa"/>
        </w:tblCellMar>
        <w:tblLook w:val="04A0" w:firstRow="1" w:lastRow="0" w:firstColumn="1" w:lastColumn="0" w:noHBand="0" w:noVBand="1"/>
      </w:tblPr>
      <w:tblGrid>
        <w:gridCol w:w="2880"/>
        <w:gridCol w:w="2160"/>
        <w:gridCol w:w="1720"/>
      </w:tblGrid>
      <w:tr w:rsidR="00674A97" w:rsidRPr="00674A97" w14:paraId="233FFCC2" w14:textId="77777777" w:rsidTr="00674A97">
        <w:trPr>
          <w:trHeight w:val="285"/>
        </w:trPr>
        <w:tc>
          <w:tcPr>
            <w:tcW w:w="2880" w:type="dxa"/>
            <w:tcBorders>
              <w:top w:val="single" w:sz="4" w:space="0" w:color="auto"/>
              <w:left w:val="single" w:sz="4" w:space="0" w:color="auto"/>
              <w:bottom w:val="nil"/>
              <w:right w:val="single" w:sz="4" w:space="0" w:color="auto"/>
            </w:tcBorders>
            <w:shd w:val="clear" w:color="000000" w:fill="FFFFFF"/>
            <w:noWrap/>
            <w:vAlign w:val="bottom"/>
            <w:hideMark/>
          </w:tcPr>
          <w:p w14:paraId="233FFCBF" w14:textId="77777777" w:rsidR="00674A97" w:rsidRPr="00674A97" w:rsidRDefault="00674A97" w:rsidP="0045221C">
            <w:pPr>
              <w:spacing w:after="0" w:line="240" w:lineRule="auto"/>
              <w:rPr>
                <w:rFonts w:ascii="Calibri" w:eastAsia="Times New Roman" w:hAnsi="Calibri" w:cs="Calibri"/>
                <w:b/>
                <w:bCs/>
              </w:rPr>
            </w:pPr>
            <w:r w:rsidRPr="00674A97">
              <w:rPr>
                <w:rFonts w:ascii="Calibri" w:eastAsia="Times New Roman" w:hAnsi="Calibri" w:cs="Calibri"/>
                <w:b/>
                <w:bCs/>
              </w:rPr>
              <w:t>Classified</w:t>
            </w:r>
          </w:p>
        </w:tc>
        <w:tc>
          <w:tcPr>
            <w:tcW w:w="2160" w:type="dxa"/>
            <w:tcBorders>
              <w:top w:val="single" w:sz="4" w:space="0" w:color="auto"/>
              <w:left w:val="single" w:sz="4" w:space="0" w:color="auto"/>
              <w:bottom w:val="nil"/>
              <w:right w:val="single" w:sz="4" w:space="0" w:color="auto"/>
            </w:tcBorders>
            <w:shd w:val="clear" w:color="000000" w:fill="FFFFFF"/>
            <w:noWrap/>
            <w:vAlign w:val="bottom"/>
            <w:hideMark/>
          </w:tcPr>
          <w:p w14:paraId="233FFCC0" w14:textId="77777777" w:rsidR="00674A97" w:rsidRPr="00674A97" w:rsidRDefault="00674A97" w:rsidP="0045221C">
            <w:pPr>
              <w:spacing w:after="0" w:line="240" w:lineRule="auto"/>
              <w:rPr>
                <w:rFonts w:ascii="Calibri" w:eastAsia="Times New Roman" w:hAnsi="Calibri" w:cs="Calibri"/>
                <w:b/>
                <w:bCs/>
              </w:rPr>
            </w:pPr>
            <w:proofErr w:type="gramStart"/>
            <w:r w:rsidRPr="00674A97">
              <w:rPr>
                <w:rFonts w:ascii="Calibri" w:eastAsia="Times New Roman" w:hAnsi="Calibri" w:cs="Calibri"/>
                <w:b/>
                <w:bCs/>
              </w:rPr>
              <w:t>Producers</w:t>
            </w:r>
            <w:proofErr w:type="gramEnd"/>
            <w:r w:rsidRPr="00674A97">
              <w:rPr>
                <w:rFonts w:ascii="Calibri" w:eastAsia="Times New Roman" w:hAnsi="Calibri" w:cs="Calibri"/>
                <w:b/>
                <w:bCs/>
              </w:rPr>
              <w:t xml:space="preserve"> accuracy (%)</w:t>
            </w:r>
          </w:p>
        </w:tc>
        <w:tc>
          <w:tcPr>
            <w:tcW w:w="1720" w:type="dxa"/>
            <w:tcBorders>
              <w:top w:val="single" w:sz="4" w:space="0" w:color="auto"/>
              <w:left w:val="single" w:sz="4" w:space="0" w:color="auto"/>
              <w:bottom w:val="nil"/>
              <w:right w:val="single" w:sz="4" w:space="0" w:color="auto"/>
            </w:tcBorders>
            <w:shd w:val="clear" w:color="000000" w:fill="FFFFFF"/>
            <w:noWrap/>
            <w:vAlign w:val="bottom"/>
            <w:hideMark/>
          </w:tcPr>
          <w:p w14:paraId="233FFCC1" w14:textId="77777777" w:rsidR="00674A97" w:rsidRPr="00674A97" w:rsidRDefault="00674A97" w:rsidP="0045221C">
            <w:pPr>
              <w:spacing w:after="0" w:line="240" w:lineRule="auto"/>
              <w:rPr>
                <w:rFonts w:ascii="Calibri" w:eastAsia="Times New Roman" w:hAnsi="Calibri" w:cs="Calibri"/>
                <w:b/>
                <w:bCs/>
              </w:rPr>
            </w:pPr>
            <w:r w:rsidRPr="00674A97">
              <w:rPr>
                <w:rFonts w:ascii="Calibri" w:eastAsia="Times New Roman" w:hAnsi="Calibri" w:cs="Calibri"/>
                <w:b/>
                <w:bCs/>
              </w:rPr>
              <w:t>User Accuracy (%)</w:t>
            </w:r>
          </w:p>
        </w:tc>
      </w:tr>
      <w:tr w:rsidR="00674A97" w:rsidRPr="00674A97" w14:paraId="233FFCC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C3"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2009</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C4"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C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C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C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C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C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w:t>
            </w:r>
          </w:p>
        </w:tc>
      </w:tr>
      <w:tr w:rsidR="00674A97" w:rsidRPr="00674A97" w14:paraId="233FFCC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C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C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C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CD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C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D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84.375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D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84.375</w:t>
            </w:r>
          </w:p>
        </w:tc>
      </w:tr>
      <w:tr w:rsidR="00674A97" w:rsidRPr="00674A97" w14:paraId="233FFCD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D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D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83.33333333</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D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83.33333333</w:t>
            </w:r>
          </w:p>
        </w:tc>
      </w:tr>
      <w:tr w:rsidR="00674A97" w:rsidRPr="00674A97" w14:paraId="233FFCD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D7" w14:textId="77777777" w:rsidR="00674A97" w:rsidRPr="00674A97" w:rsidRDefault="00674A97" w:rsidP="0045221C">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Overall Accuracy </w:t>
            </w:r>
            <w:r w:rsidRPr="00674A97">
              <w:rPr>
                <w:rFonts w:ascii="Calibri" w:eastAsia="Times New Roman" w:hAnsi="Calibri" w:cs="Calibri"/>
                <w:b/>
                <w:bCs/>
                <w:color w:val="000000"/>
              </w:rPr>
              <w:t>86.8%</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D8"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D9"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D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DB" w14:textId="77777777" w:rsidR="00674A97" w:rsidRPr="00674A97" w:rsidRDefault="00674A97" w:rsidP="0045221C">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Kappa Statistics </w:t>
            </w:r>
            <w:r w:rsidRPr="00674A97">
              <w:rPr>
                <w:rFonts w:ascii="Calibri" w:eastAsia="Times New Roman" w:hAnsi="Calibri" w:cs="Calibri"/>
                <w:b/>
                <w:bCs/>
                <w:color w:val="000000"/>
              </w:rPr>
              <w:t>0.83</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DC"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DD"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E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DF"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lastRenderedPageBreak/>
              <w:t>2010</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E0"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E1"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E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E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E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65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E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50</w:t>
            </w:r>
          </w:p>
        </w:tc>
      </w:tr>
      <w:tr w:rsidR="00674A97" w:rsidRPr="00674A97" w14:paraId="233FFCE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E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E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E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CE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E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E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65.62</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E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84</w:t>
            </w:r>
          </w:p>
        </w:tc>
      </w:tr>
      <w:tr w:rsidR="00674A97" w:rsidRPr="00674A97" w14:paraId="233FFCF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E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F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53.33</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F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58.18</w:t>
            </w:r>
          </w:p>
        </w:tc>
      </w:tr>
      <w:tr w:rsidR="00674A97" w:rsidRPr="00674A97" w14:paraId="233FFCF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F3"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66.8%</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F4"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F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F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F7"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0.64</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F8"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F9"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CF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FB"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2011</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CFC"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CFD"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0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CF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0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72.5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0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64.44</w:t>
            </w:r>
          </w:p>
        </w:tc>
      </w:tr>
      <w:tr w:rsidR="00674A97" w:rsidRPr="00674A97" w14:paraId="233FFD0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0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0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92.85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0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0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0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0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96.87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0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0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0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0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73.33</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0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77.19</w:t>
            </w:r>
          </w:p>
        </w:tc>
      </w:tr>
      <w:tr w:rsidR="00674A97" w:rsidRPr="00674A97" w14:paraId="233FFD1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0F"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81%</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10"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11"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1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13"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0.85</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14"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1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1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17"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2013</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18"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19"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1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1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1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1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w:t>
            </w:r>
          </w:p>
        </w:tc>
      </w:tr>
      <w:tr w:rsidR="00674A97" w:rsidRPr="00674A97" w14:paraId="233FFD2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1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2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96.42857143</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2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2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2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2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2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84.375</w:t>
            </w:r>
          </w:p>
        </w:tc>
      </w:tr>
      <w:tr w:rsidR="00674A97" w:rsidRPr="00674A97" w14:paraId="233FFD2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2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2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83.33333333</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2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83.33333333</w:t>
            </w:r>
          </w:p>
        </w:tc>
      </w:tr>
      <w:tr w:rsidR="00674A97" w:rsidRPr="00674A97" w14:paraId="233FFD2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2B"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88.1%</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2C"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2D"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3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2F"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0.85</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30"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31"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3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33"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2014</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34"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3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3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3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3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3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86.48648649</w:t>
            </w:r>
          </w:p>
        </w:tc>
      </w:tr>
      <w:tr w:rsidR="00674A97" w:rsidRPr="00674A97" w14:paraId="233FFD3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3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3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3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4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3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4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4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90.32258065</w:t>
            </w:r>
          </w:p>
        </w:tc>
      </w:tr>
      <w:tr w:rsidR="00674A97" w:rsidRPr="00674A97" w14:paraId="233FFD4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4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4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91.66666667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4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85.9375</w:t>
            </w:r>
          </w:p>
        </w:tc>
      </w:tr>
      <w:tr w:rsidR="00674A97" w:rsidRPr="00674A97" w14:paraId="233FFD4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47"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89.3%</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48"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49"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4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4B"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0.86</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4C"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4D"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5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4F"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2015</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50"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51"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5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5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5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5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85.36</w:t>
            </w:r>
          </w:p>
        </w:tc>
      </w:tr>
      <w:tr w:rsidR="00674A97" w:rsidRPr="00674A97" w14:paraId="233FFD5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5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5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96.42</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5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5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5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5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5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90.32</w:t>
            </w:r>
          </w:p>
        </w:tc>
      </w:tr>
      <w:tr w:rsidR="00674A97" w:rsidRPr="00674A97" w14:paraId="233FFD6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5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6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86.66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6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85.24</w:t>
            </w:r>
          </w:p>
        </w:tc>
      </w:tr>
      <w:tr w:rsidR="00674A97" w:rsidRPr="00674A97" w14:paraId="233FFD6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63"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88.7%</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64"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6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6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67"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0.86</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68"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69"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6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6B" w14:textId="77777777" w:rsidR="00674A97" w:rsidRPr="00674A97" w:rsidRDefault="00674A97" w:rsidP="0045221C">
            <w:pPr>
              <w:spacing w:after="0" w:line="240" w:lineRule="auto"/>
              <w:jc w:val="right"/>
              <w:rPr>
                <w:rFonts w:ascii="Calibri" w:eastAsia="Times New Roman" w:hAnsi="Calibri" w:cs="Calibri"/>
                <w:b/>
                <w:bCs/>
                <w:color w:val="000000"/>
              </w:rPr>
            </w:pPr>
            <w:r w:rsidRPr="00674A97">
              <w:rPr>
                <w:rFonts w:ascii="Calibri" w:eastAsia="Times New Roman" w:hAnsi="Calibri" w:cs="Calibri"/>
                <w:b/>
                <w:bCs/>
                <w:color w:val="000000"/>
              </w:rPr>
              <w:t>2016</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6C" w14:textId="77777777" w:rsidR="00674A97" w:rsidRPr="00674A97" w:rsidRDefault="00674A97" w:rsidP="0045221C">
            <w:pPr>
              <w:spacing w:after="0" w:line="240" w:lineRule="auto"/>
              <w:jc w:val="right"/>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6D"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7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6F"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Forest</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70"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92.5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71"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80.43</w:t>
            </w:r>
          </w:p>
        </w:tc>
      </w:tr>
      <w:tr w:rsidR="00674A97" w:rsidRPr="00674A97" w14:paraId="233FFD7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73"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Water</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74"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57.14</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75"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r>
      <w:tr w:rsidR="00674A97" w:rsidRPr="00674A97" w14:paraId="233FFD7A"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77"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t>Urban</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78"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79"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65.3</w:t>
            </w:r>
          </w:p>
        </w:tc>
      </w:tr>
      <w:tr w:rsidR="00674A97" w:rsidRPr="00674A97" w14:paraId="233FFD7E"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7B" w14:textId="77777777" w:rsidR="00674A97" w:rsidRPr="00674A97" w:rsidRDefault="00674A97" w:rsidP="0045221C">
            <w:pPr>
              <w:spacing w:after="0" w:line="240" w:lineRule="auto"/>
              <w:rPr>
                <w:rFonts w:ascii="Calibri" w:eastAsia="Times New Roman" w:hAnsi="Calibri" w:cs="Calibri"/>
                <w:color w:val="000000"/>
              </w:rPr>
            </w:pPr>
            <w:r w:rsidRPr="00674A97">
              <w:rPr>
                <w:rFonts w:ascii="Calibri" w:eastAsia="Times New Roman" w:hAnsi="Calibri" w:cs="Calibri"/>
                <w:color w:val="000000"/>
              </w:rPr>
              <w:lastRenderedPageBreak/>
              <w:t>Agriculture</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7C"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65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7D" w14:textId="77777777" w:rsidR="00674A97" w:rsidRPr="00674A97" w:rsidRDefault="00674A97" w:rsidP="0045221C">
            <w:pPr>
              <w:spacing w:after="0" w:line="240" w:lineRule="auto"/>
              <w:jc w:val="right"/>
              <w:rPr>
                <w:rFonts w:ascii="Calibri" w:eastAsia="Times New Roman" w:hAnsi="Calibri" w:cs="Calibri"/>
                <w:color w:val="000000"/>
              </w:rPr>
            </w:pPr>
            <w:r w:rsidRPr="00674A97">
              <w:rPr>
                <w:rFonts w:ascii="Calibri" w:eastAsia="Times New Roman" w:hAnsi="Calibri" w:cs="Calibri"/>
                <w:color w:val="000000"/>
              </w:rPr>
              <w:t>84.78</w:t>
            </w:r>
          </w:p>
        </w:tc>
      </w:tr>
      <w:tr w:rsidR="00674A97" w:rsidRPr="00674A97" w14:paraId="233FFD82"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7F"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Overall Accuracy 77.5%</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80"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81"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r w:rsidR="00674A97" w:rsidRPr="00674A97" w14:paraId="233FFD86" w14:textId="77777777" w:rsidTr="00674A97">
        <w:trPr>
          <w:trHeight w:val="285"/>
        </w:trPr>
        <w:tc>
          <w:tcPr>
            <w:tcW w:w="2880" w:type="dxa"/>
            <w:tcBorders>
              <w:top w:val="single" w:sz="4" w:space="0" w:color="auto"/>
              <w:left w:val="single" w:sz="4" w:space="0" w:color="auto"/>
              <w:bottom w:val="single" w:sz="4" w:space="0" w:color="auto"/>
              <w:right w:val="single" w:sz="4" w:space="0" w:color="auto"/>
            </w:tcBorders>
            <w:noWrap/>
            <w:vAlign w:val="bottom"/>
            <w:hideMark/>
          </w:tcPr>
          <w:p w14:paraId="233FFD83" w14:textId="77777777" w:rsidR="00674A97" w:rsidRPr="00674A97" w:rsidRDefault="00674A97" w:rsidP="0045221C">
            <w:pPr>
              <w:spacing w:after="0" w:line="240" w:lineRule="auto"/>
              <w:rPr>
                <w:rFonts w:ascii="Calibri" w:eastAsia="Times New Roman" w:hAnsi="Calibri" w:cs="Calibri"/>
                <w:b/>
                <w:bCs/>
                <w:color w:val="000000"/>
              </w:rPr>
            </w:pPr>
            <w:r w:rsidRPr="00674A97">
              <w:rPr>
                <w:rFonts w:ascii="Calibri" w:eastAsia="Times New Roman" w:hAnsi="Calibri" w:cs="Calibri"/>
                <w:b/>
                <w:bCs/>
                <w:color w:val="000000"/>
              </w:rPr>
              <w:t>Kappa Statistics 0.74</w:t>
            </w:r>
          </w:p>
        </w:tc>
        <w:tc>
          <w:tcPr>
            <w:tcW w:w="2160" w:type="dxa"/>
            <w:tcBorders>
              <w:top w:val="single" w:sz="4" w:space="0" w:color="auto"/>
              <w:left w:val="single" w:sz="4" w:space="0" w:color="auto"/>
              <w:bottom w:val="single" w:sz="4" w:space="0" w:color="auto"/>
              <w:right w:val="single" w:sz="4" w:space="0" w:color="auto"/>
            </w:tcBorders>
            <w:noWrap/>
            <w:vAlign w:val="bottom"/>
            <w:hideMark/>
          </w:tcPr>
          <w:p w14:paraId="233FFD84" w14:textId="77777777" w:rsidR="00674A97" w:rsidRPr="00674A97" w:rsidRDefault="00674A97" w:rsidP="0045221C">
            <w:pPr>
              <w:spacing w:after="0" w:line="240" w:lineRule="auto"/>
              <w:rPr>
                <w:rFonts w:ascii="Calibri" w:eastAsia="Times New Roman" w:hAnsi="Calibri" w:cs="Calibri"/>
                <w:b/>
                <w:bCs/>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33FFD85" w14:textId="77777777" w:rsidR="00674A97" w:rsidRPr="00674A97" w:rsidRDefault="00674A97" w:rsidP="0045221C">
            <w:pPr>
              <w:spacing w:after="0" w:line="240" w:lineRule="auto"/>
              <w:rPr>
                <w:rFonts w:ascii="Times New Roman" w:eastAsia="Times New Roman" w:hAnsi="Times New Roman" w:cs="Times New Roman"/>
                <w:sz w:val="20"/>
                <w:szCs w:val="20"/>
              </w:rPr>
            </w:pPr>
          </w:p>
        </w:tc>
      </w:tr>
    </w:tbl>
    <w:p w14:paraId="233FFD87" w14:textId="77777777" w:rsidR="00674A97" w:rsidRDefault="00674A97" w:rsidP="00674A97">
      <w:pPr>
        <w:spacing w:line="480" w:lineRule="auto"/>
        <w:rPr>
          <w:rFonts w:ascii="Times New Roman" w:hAnsi="Times New Roman" w:cs="Times New Roman"/>
          <w:sz w:val="24"/>
          <w:szCs w:val="24"/>
        </w:rPr>
      </w:pPr>
    </w:p>
    <w:p w14:paraId="233FFD88" w14:textId="59631429" w:rsidR="00DB1CB4" w:rsidRDefault="00E938F7" w:rsidP="00674A97">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25E83">
        <w:rPr>
          <w:rFonts w:ascii="Times New Roman" w:hAnsi="Times New Roman" w:cs="Times New Roman"/>
          <w:sz w:val="24"/>
          <w:szCs w:val="24"/>
        </w:rPr>
        <w:t xml:space="preserve">able </w:t>
      </w:r>
      <w:r>
        <w:rPr>
          <w:rFonts w:ascii="Times New Roman" w:hAnsi="Times New Roman" w:cs="Times New Roman"/>
          <w:sz w:val="24"/>
          <w:szCs w:val="24"/>
        </w:rPr>
        <w:t>4</w:t>
      </w:r>
      <w:r w:rsidR="00F25E83">
        <w:rPr>
          <w:rFonts w:ascii="Times New Roman" w:hAnsi="Times New Roman" w:cs="Times New Roman"/>
          <w:sz w:val="24"/>
          <w:szCs w:val="24"/>
        </w:rPr>
        <w:t xml:space="preserve"> has</w:t>
      </w:r>
      <w:r w:rsidR="00CD35FC">
        <w:rPr>
          <w:rFonts w:ascii="Times New Roman" w:hAnsi="Times New Roman" w:cs="Times New Roman"/>
          <w:sz w:val="24"/>
          <w:szCs w:val="24"/>
        </w:rPr>
        <w:t xml:space="preserve"> producer accuracy, user </w:t>
      </w:r>
      <w:r w:rsidR="00CD35FC" w:rsidRPr="00DB259F">
        <w:rPr>
          <w:rFonts w:ascii="Times New Roman" w:hAnsi="Times New Roman" w:cs="Times New Roman"/>
          <w:noProof/>
          <w:sz w:val="24"/>
          <w:szCs w:val="24"/>
        </w:rPr>
        <w:t>accuracy</w:t>
      </w:r>
      <w:r w:rsidR="00CD35FC">
        <w:rPr>
          <w:rFonts w:ascii="Times New Roman" w:hAnsi="Times New Roman" w:cs="Times New Roman"/>
          <w:sz w:val="24"/>
          <w:szCs w:val="24"/>
        </w:rPr>
        <w:t xml:space="preserve">, </w:t>
      </w:r>
      <w:proofErr w:type="gramStart"/>
      <w:r w:rsidR="00CD35FC">
        <w:rPr>
          <w:rFonts w:ascii="Times New Roman" w:hAnsi="Times New Roman" w:cs="Times New Roman"/>
          <w:sz w:val="24"/>
          <w:szCs w:val="24"/>
        </w:rPr>
        <w:t>overall</w:t>
      </w:r>
      <w:proofErr w:type="gramEnd"/>
      <w:r w:rsidR="00CD35FC">
        <w:rPr>
          <w:rFonts w:ascii="Times New Roman" w:hAnsi="Times New Roman" w:cs="Times New Roman"/>
          <w:sz w:val="24"/>
          <w:szCs w:val="24"/>
        </w:rPr>
        <w:t xml:space="preserve"> accuracy and Kappa statistics for each year. The overall accuracy value range 66.8% to 89.3%. </w:t>
      </w:r>
      <w:r w:rsidR="00E64785">
        <w:rPr>
          <w:rFonts w:ascii="Times New Roman" w:hAnsi="Times New Roman" w:cs="Times New Roman"/>
          <w:sz w:val="24"/>
          <w:szCs w:val="24"/>
        </w:rPr>
        <w:t xml:space="preserve">In some cases, there has been confusion in the forest and agriculture </w:t>
      </w:r>
      <w:r w:rsidR="00E64785" w:rsidRPr="00DB259F">
        <w:rPr>
          <w:rFonts w:ascii="Times New Roman" w:hAnsi="Times New Roman" w:cs="Times New Roman"/>
          <w:noProof/>
          <w:sz w:val="24"/>
          <w:szCs w:val="24"/>
        </w:rPr>
        <w:t>signatures</w:t>
      </w:r>
      <w:r w:rsidR="00DB259F">
        <w:rPr>
          <w:rFonts w:ascii="Times New Roman" w:hAnsi="Times New Roman" w:cs="Times New Roman"/>
          <w:noProof/>
          <w:sz w:val="24"/>
          <w:szCs w:val="24"/>
        </w:rPr>
        <w:t>,</w:t>
      </w:r>
      <w:r w:rsidR="00C013D3">
        <w:rPr>
          <w:rFonts w:ascii="Times New Roman" w:hAnsi="Times New Roman" w:cs="Times New Roman"/>
          <w:sz w:val="24"/>
          <w:szCs w:val="24"/>
        </w:rPr>
        <w:t xml:space="preserve"> and therefore,</w:t>
      </w:r>
      <w:r w:rsidR="00DB259F">
        <w:rPr>
          <w:rFonts w:ascii="Times New Roman" w:hAnsi="Times New Roman" w:cs="Times New Roman"/>
          <w:sz w:val="24"/>
          <w:szCs w:val="24"/>
        </w:rPr>
        <w:t xml:space="preserve"> the</w:t>
      </w:r>
      <w:r w:rsidR="00C013D3">
        <w:rPr>
          <w:rFonts w:ascii="Times New Roman" w:hAnsi="Times New Roman" w:cs="Times New Roman"/>
          <w:sz w:val="24"/>
          <w:szCs w:val="24"/>
        </w:rPr>
        <w:t xml:space="preserve"> </w:t>
      </w:r>
      <w:r w:rsidR="00C013D3" w:rsidRPr="00DB259F">
        <w:rPr>
          <w:rFonts w:ascii="Times New Roman" w:hAnsi="Times New Roman" w:cs="Times New Roman"/>
          <w:noProof/>
          <w:sz w:val="24"/>
          <w:szCs w:val="24"/>
        </w:rPr>
        <w:t>accuracy</w:t>
      </w:r>
      <w:r w:rsidR="00C013D3">
        <w:rPr>
          <w:rFonts w:ascii="Times New Roman" w:hAnsi="Times New Roman" w:cs="Times New Roman"/>
          <w:sz w:val="24"/>
          <w:szCs w:val="24"/>
        </w:rPr>
        <w:t xml:space="preserve"> of </w:t>
      </w:r>
      <w:r w:rsidR="00C013D3" w:rsidRPr="00DB259F">
        <w:rPr>
          <w:rFonts w:ascii="Times New Roman" w:hAnsi="Times New Roman" w:cs="Times New Roman"/>
          <w:noProof/>
          <w:sz w:val="24"/>
          <w:szCs w:val="24"/>
        </w:rPr>
        <w:t>agriculture</w:t>
      </w:r>
      <w:r w:rsidR="00C013D3">
        <w:rPr>
          <w:rFonts w:ascii="Times New Roman" w:hAnsi="Times New Roman" w:cs="Times New Roman"/>
          <w:sz w:val="24"/>
          <w:szCs w:val="24"/>
        </w:rPr>
        <w:t xml:space="preserve"> class is not as high as forest.</w:t>
      </w:r>
      <w:commentRangeStart w:id="2"/>
      <w:r w:rsidR="00C013D3">
        <w:rPr>
          <w:rFonts w:ascii="Times New Roman" w:hAnsi="Times New Roman" w:cs="Times New Roman"/>
          <w:sz w:val="24"/>
          <w:szCs w:val="24"/>
        </w:rPr>
        <w:t xml:space="preserve"> Water has the highest accuracy of all </w:t>
      </w:r>
      <w:r>
        <w:rPr>
          <w:rFonts w:ascii="Times New Roman" w:hAnsi="Times New Roman" w:cs="Times New Roman"/>
          <w:sz w:val="24"/>
          <w:szCs w:val="24"/>
        </w:rPr>
        <w:t>because</w:t>
      </w:r>
      <w:r w:rsidR="00DB259F">
        <w:rPr>
          <w:rFonts w:ascii="Times New Roman" w:hAnsi="Times New Roman" w:cs="Times New Roman"/>
          <w:sz w:val="24"/>
          <w:szCs w:val="24"/>
        </w:rPr>
        <w:t xml:space="preserve"> the</w:t>
      </w:r>
      <w:r w:rsidR="00C013D3">
        <w:rPr>
          <w:rFonts w:ascii="Times New Roman" w:hAnsi="Times New Roman" w:cs="Times New Roman"/>
          <w:sz w:val="24"/>
          <w:szCs w:val="24"/>
        </w:rPr>
        <w:t xml:space="preserve"> </w:t>
      </w:r>
      <w:r w:rsidR="00C013D3" w:rsidRPr="00DB259F">
        <w:rPr>
          <w:rFonts w:ascii="Times New Roman" w:hAnsi="Times New Roman" w:cs="Times New Roman"/>
          <w:noProof/>
          <w:sz w:val="24"/>
          <w:szCs w:val="24"/>
        </w:rPr>
        <w:t>signature</w:t>
      </w:r>
      <w:r w:rsidR="00C013D3">
        <w:rPr>
          <w:rFonts w:ascii="Times New Roman" w:hAnsi="Times New Roman" w:cs="Times New Roman"/>
          <w:sz w:val="24"/>
          <w:szCs w:val="24"/>
        </w:rPr>
        <w:t xml:space="preserve"> file has </w:t>
      </w:r>
      <w:r>
        <w:rPr>
          <w:rFonts w:ascii="Times New Roman" w:hAnsi="Times New Roman" w:cs="Times New Roman"/>
          <w:noProof/>
          <w:sz w:val="24"/>
          <w:szCs w:val="24"/>
        </w:rPr>
        <w:t>been correctly</w:t>
      </w:r>
      <w:r w:rsidR="00C013D3">
        <w:rPr>
          <w:rFonts w:ascii="Times New Roman" w:hAnsi="Times New Roman" w:cs="Times New Roman"/>
          <w:sz w:val="24"/>
          <w:szCs w:val="24"/>
        </w:rPr>
        <w:t xml:space="preserve"> classified</w:t>
      </w:r>
      <w:commentRangeEnd w:id="2"/>
      <w:r>
        <w:rPr>
          <w:rStyle w:val="CommentReference"/>
        </w:rPr>
        <w:commentReference w:id="2"/>
      </w:r>
      <w:r w:rsidR="00C013D3">
        <w:rPr>
          <w:rFonts w:ascii="Times New Roman" w:hAnsi="Times New Roman" w:cs="Times New Roman"/>
          <w:sz w:val="24"/>
          <w:szCs w:val="24"/>
        </w:rPr>
        <w:t>.</w:t>
      </w:r>
      <w:r w:rsidR="00DB1CB4">
        <w:rPr>
          <w:rFonts w:ascii="Times New Roman" w:hAnsi="Times New Roman" w:cs="Times New Roman"/>
          <w:sz w:val="24"/>
          <w:szCs w:val="24"/>
        </w:rPr>
        <w:t xml:space="preserve"> Even in most of the </w:t>
      </w:r>
      <w:r w:rsidR="00DB1CB4" w:rsidRPr="00DB259F">
        <w:rPr>
          <w:rFonts w:ascii="Times New Roman" w:hAnsi="Times New Roman" w:cs="Times New Roman"/>
          <w:noProof/>
          <w:sz w:val="24"/>
          <w:szCs w:val="24"/>
        </w:rPr>
        <w:t>cases</w:t>
      </w:r>
      <w:r w:rsidR="00DB259F">
        <w:rPr>
          <w:rFonts w:ascii="Times New Roman" w:hAnsi="Times New Roman" w:cs="Times New Roman"/>
          <w:noProof/>
          <w:sz w:val="24"/>
          <w:szCs w:val="24"/>
        </w:rPr>
        <w:t>,</w:t>
      </w:r>
      <w:r w:rsidR="00DB1CB4">
        <w:rPr>
          <w:rFonts w:ascii="Times New Roman" w:hAnsi="Times New Roman" w:cs="Times New Roman"/>
          <w:sz w:val="24"/>
          <w:szCs w:val="24"/>
        </w:rPr>
        <w:t xml:space="preserve"> </w:t>
      </w:r>
      <w:r w:rsidR="00DB1CB4" w:rsidRPr="00DB259F">
        <w:rPr>
          <w:rFonts w:ascii="Times New Roman" w:hAnsi="Times New Roman" w:cs="Times New Roman"/>
          <w:noProof/>
          <w:sz w:val="24"/>
          <w:szCs w:val="24"/>
        </w:rPr>
        <w:t>urban</w:t>
      </w:r>
      <w:r w:rsidR="00DB1CB4">
        <w:rPr>
          <w:rFonts w:ascii="Times New Roman" w:hAnsi="Times New Roman" w:cs="Times New Roman"/>
          <w:sz w:val="24"/>
          <w:szCs w:val="24"/>
        </w:rPr>
        <w:t xml:space="preserve"> class has </w:t>
      </w:r>
      <w:r w:rsidR="00DB1CB4" w:rsidRPr="00DB259F">
        <w:rPr>
          <w:rFonts w:ascii="Times New Roman" w:hAnsi="Times New Roman" w:cs="Times New Roman"/>
          <w:noProof/>
          <w:sz w:val="24"/>
          <w:szCs w:val="24"/>
        </w:rPr>
        <w:t>been accurately classified</w:t>
      </w:r>
      <w:r w:rsidR="00DB1CB4">
        <w:rPr>
          <w:rFonts w:ascii="Times New Roman" w:hAnsi="Times New Roman" w:cs="Times New Roman"/>
          <w:sz w:val="24"/>
          <w:szCs w:val="24"/>
        </w:rPr>
        <w:t xml:space="preserve">.  </w:t>
      </w:r>
    </w:p>
    <w:p w14:paraId="233FFD89" w14:textId="5F743460" w:rsidR="00CD35FC" w:rsidRDefault="00DB1CB4" w:rsidP="00674A9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2010, the overall accuracy value </w:t>
      </w:r>
      <w:r w:rsidR="00DB259F">
        <w:rPr>
          <w:rFonts w:ascii="Times New Roman" w:hAnsi="Times New Roman" w:cs="Times New Roman"/>
          <w:noProof/>
          <w:sz w:val="24"/>
          <w:szCs w:val="24"/>
        </w:rPr>
        <w:t>wa</w:t>
      </w:r>
      <w:r w:rsidRPr="00DB259F">
        <w:rPr>
          <w:rFonts w:ascii="Times New Roman" w:hAnsi="Times New Roman" w:cs="Times New Roman"/>
          <w:noProof/>
          <w:sz w:val="24"/>
          <w:szCs w:val="24"/>
        </w:rPr>
        <w:t>s</w:t>
      </w:r>
      <w:r>
        <w:rPr>
          <w:rFonts w:ascii="Times New Roman" w:hAnsi="Times New Roman" w:cs="Times New Roman"/>
          <w:sz w:val="24"/>
          <w:szCs w:val="24"/>
        </w:rPr>
        <w:t xml:space="preserve"> less because of the forest and agriculture exhibit similar signatures due to fuzzy boundaries and mixing of adjacent pixels between them (</w:t>
      </w:r>
      <w:proofErr w:type="spellStart"/>
      <w:r>
        <w:rPr>
          <w:rFonts w:ascii="Times New Roman" w:hAnsi="Times New Roman" w:cs="Times New Roman"/>
          <w:sz w:val="24"/>
          <w:szCs w:val="24"/>
        </w:rPr>
        <w:t>Hamdan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Myint</w:t>
      </w:r>
      <w:proofErr w:type="spellEnd"/>
      <w:r>
        <w:rPr>
          <w:rFonts w:ascii="Times New Roman" w:hAnsi="Times New Roman" w:cs="Times New Roman"/>
          <w:sz w:val="24"/>
          <w:szCs w:val="24"/>
        </w:rPr>
        <w:t>,</w:t>
      </w:r>
      <w:r w:rsidR="00E938F7">
        <w:rPr>
          <w:rFonts w:ascii="Times New Roman" w:hAnsi="Times New Roman" w:cs="Times New Roman"/>
          <w:sz w:val="24"/>
          <w:szCs w:val="24"/>
        </w:rPr>
        <w:t xml:space="preserve"> </w:t>
      </w:r>
      <w:r>
        <w:rPr>
          <w:rFonts w:ascii="Times New Roman" w:hAnsi="Times New Roman" w:cs="Times New Roman"/>
          <w:sz w:val="24"/>
          <w:szCs w:val="24"/>
        </w:rPr>
        <w:t xml:space="preserve">2014). It is visually </w:t>
      </w:r>
      <w:r w:rsidRPr="00DB259F">
        <w:rPr>
          <w:rFonts w:ascii="Times New Roman" w:hAnsi="Times New Roman" w:cs="Times New Roman"/>
          <w:noProof/>
          <w:sz w:val="24"/>
          <w:szCs w:val="24"/>
        </w:rPr>
        <w:t>clear</w:t>
      </w:r>
      <w:r>
        <w:rPr>
          <w:rFonts w:ascii="Times New Roman" w:hAnsi="Times New Roman" w:cs="Times New Roman"/>
          <w:sz w:val="24"/>
          <w:szCs w:val="24"/>
        </w:rPr>
        <w:t xml:space="preserve"> that the agricultural cover has increased over the years and forest has decreased considerably. </w:t>
      </w:r>
      <w:r w:rsidR="00D275EB">
        <w:rPr>
          <w:rFonts w:ascii="Times New Roman" w:hAnsi="Times New Roman" w:cs="Times New Roman"/>
          <w:sz w:val="24"/>
          <w:szCs w:val="24"/>
        </w:rPr>
        <w:t xml:space="preserve">Therefore, the computerized classification result is </w:t>
      </w:r>
      <w:r w:rsidR="00D275EB" w:rsidRPr="00DB259F">
        <w:rPr>
          <w:rFonts w:ascii="Times New Roman" w:hAnsi="Times New Roman" w:cs="Times New Roman"/>
          <w:noProof/>
          <w:sz w:val="24"/>
          <w:szCs w:val="24"/>
        </w:rPr>
        <w:t>accurate</w:t>
      </w:r>
      <w:r w:rsidR="00DB259F">
        <w:rPr>
          <w:rFonts w:ascii="Times New Roman" w:hAnsi="Times New Roman" w:cs="Times New Roman"/>
          <w:noProof/>
          <w:sz w:val="24"/>
          <w:szCs w:val="24"/>
        </w:rPr>
        <w:t>,</w:t>
      </w:r>
      <w:r w:rsidR="00D275EB">
        <w:rPr>
          <w:rFonts w:ascii="Times New Roman" w:hAnsi="Times New Roman" w:cs="Times New Roman"/>
          <w:sz w:val="24"/>
          <w:szCs w:val="24"/>
        </w:rPr>
        <w:t xml:space="preserve"> and the change in land </w:t>
      </w:r>
      <w:commentRangeStart w:id="3"/>
      <w:r w:rsidR="00D275EB">
        <w:rPr>
          <w:rFonts w:ascii="Times New Roman" w:hAnsi="Times New Roman" w:cs="Times New Roman"/>
          <w:sz w:val="24"/>
          <w:szCs w:val="24"/>
        </w:rPr>
        <w:t xml:space="preserve">cover </w:t>
      </w:r>
      <w:r w:rsidR="00D275EB" w:rsidRPr="00DB259F">
        <w:rPr>
          <w:rFonts w:ascii="Times New Roman" w:hAnsi="Times New Roman" w:cs="Times New Roman"/>
          <w:noProof/>
          <w:sz w:val="24"/>
          <w:szCs w:val="24"/>
        </w:rPr>
        <w:t>is verified</w:t>
      </w:r>
      <w:r w:rsidR="00D275EB">
        <w:rPr>
          <w:rFonts w:ascii="Times New Roman" w:hAnsi="Times New Roman" w:cs="Times New Roman"/>
          <w:sz w:val="24"/>
          <w:szCs w:val="24"/>
        </w:rPr>
        <w:t xml:space="preserve">. </w:t>
      </w:r>
      <w:commentRangeEnd w:id="3"/>
      <w:r w:rsidR="00E938F7">
        <w:rPr>
          <w:rStyle w:val="CommentReference"/>
        </w:rPr>
        <w:commentReference w:id="3"/>
      </w:r>
    </w:p>
    <w:p w14:paraId="233FFD8A" w14:textId="77777777" w:rsidR="003836BC" w:rsidRPr="003836BC" w:rsidRDefault="003836BC" w:rsidP="00674A97">
      <w:pPr>
        <w:spacing w:line="480" w:lineRule="auto"/>
        <w:rPr>
          <w:rFonts w:ascii="Times New Roman" w:hAnsi="Times New Roman" w:cs="Times New Roman"/>
          <w:b/>
          <w:sz w:val="24"/>
          <w:szCs w:val="24"/>
        </w:rPr>
      </w:pPr>
      <w:r w:rsidRPr="003836BC">
        <w:rPr>
          <w:rFonts w:ascii="Times New Roman" w:hAnsi="Times New Roman" w:cs="Times New Roman"/>
          <w:b/>
          <w:sz w:val="24"/>
          <w:szCs w:val="24"/>
        </w:rPr>
        <w:t>3.1.3 Poisson regression.</w:t>
      </w:r>
      <w:r w:rsidR="00D275EB" w:rsidRPr="003836BC">
        <w:rPr>
          <w:rFonts w:ascii="Times New Roman" w:hAnsi="Times New Roman" w:cs="Times New Roman"/>
          <w:b/>
          <w:sz w:val="24"/>
          <w:szCs w:val="24"/>
        </w:rPr>
        <w:tab/>
      </w:r>
    </w:p>
    <w:p w14:paraId="233FFD8B" w14:textId="77777777" w:rsidR="00DF159E" w:rsidRDefault="00C75661" w:rsidP="00674A9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separately find the shrinkage in the designated forest by the government and the protected wildlife like tigers, the 19 forest patches </w:t>
      </w:r>
      <w:r w:rsidRPr="00DB259F">
        <w:rPr>
          <w:rFonts w:ascii="Times New Roman" w:hAnsi="Times New Roman" w:cs="Times New Roman"/>
          <w:noProof/>
          <w:sz w:val="24"/>
          <w:szCs w:val="24"/>
        </w:rPr>
        <w:t>were considered</w:t>
      </w:r>
      <w:r>
        <w:rPr>
          <w:rFonts w:ascii="Times New Roman" w:hAnsi="Times New Roman" w:cs="Times New Roman"/>
          <w:sz w:val="24"/>
          <w:szCs w:val="24"/>
        </w:rPr>
        <w:t xml:space="preserve"> and the research was narrowed down to the core and </w:t>
      </w:r>
      <w:r w:rsidR="00FE0E86">
        <w:rPr>
          <w:rFonts w:ascii="Times New Roman" w:hAnsi="Times New Roman" w:cs="Times New Roman"/>
          <w:sz w:val="24"/>
          <w:szCs w:val="24"/>
        </w:rPr>
        <w:t>buffer zones of the PAs. Table 5</w:t>
      </w:r>
      <w:r>
        <w:rPr>
          <w:rFonts w:ascii="Times New Roman" w:hAnsi="Times New Roman" w:cs="Times New Roman"/>
          <w:sz w:val="24"/>
          <w:szCs w:val="24"/>
        </w:rPr>
        <w:t xml:space="preserve"> has the result of the summation of the areas (sq. </w:t>
      </w:r>
      <w:r w:rsidRPr="00DB259F">
        <w:rPr>
          <w:rFonts w:ascii="Times New Roman" w:hAnsi="Times New Roman" w:cs="Times New Roman"/>
          <w:noProof/>
          <w:sz w:val="24"/>
          <w:szCs w:val="24"/>
        </w:rPr>
        <w:t>km</w:t>
      </w:r>
      <w:r>
        <w:rPr>
          <w:rFonts w:ascii="Times New Roman" w:hAnsi="Times New Roman" w:cs="Times New Roman"/>
          <w:sz w:val="24"/>
          <w:szCs w:val="24"/>
        </w:rPr>
        <w:t xml:space="preserve">) of all the 19 forest patches within the buffer zone. These all 19 </w:t>
      </w:r>
      <w:r w:rsidRPr="00DB259F">
        <w:rPr>
          <w:rFonts w:ascii="Times New Roman" w:hAnsi="Times New Roman" w:cs="Times New Roman"/>
          <w:noProof/>
          <w:sz w:val="24"/>
          <w:szCs w:val="24"/>
        </w:rPr>
        <w:t>patches</w:t>
      </w:r>
      <w:r>
        <w:rPr>
          <w:rFonts w:ascii="Times New Roman" w:hAnsi="Times New Roman" w:cs="Times New Roman"/>
          <w:sz w:val="24"/>
          <w:szCs w:val="24"/>
        </w:rPr>
        <w:t xml:space="preserve"> </w:t>
      </w:r>
      <w:r w:rsidRPr="00DB259F">
        <w:rPr>
          <w:rFonts w:ascii="Times New Roman" w:hAnsi="Times New Roman" w:cs="Times New Roman"/>
          <w:noProof/>
          <w:sz w:val="24"/>
          <w:szCs w:val="24"/>
        </w:rPr>
        <w:t>are declared</w:t>
      </w:r>
      <w:r>
        <w:rPr>
          <w:rFonts w:ascii="Times New Roman" w:hAnsi="Times New Roman" w:cs="Times New Roman"/>
          <w:sz w:val="24"/>
          <w:szCs w:val="24"/>
        </w:rPr>
        <w:t xml:space="preserve"> as the PAs by Government of India.</w:t>
      </w:r>
    </w:p>
    <w:p w14:paraId="233FFD8C" w14:textId="77777777" w:rsidR="00952B7A" w:rsidRDefault="005672F7" w:rsidP="00DF159E">
      <w:pPr>
        <w:spacing w:line="480" w:lineRule="auto"/>
        <w:rPr>
          <w:rFonts w:ascii="Times New Roman" w:hAnsi="Times New Roman" w:cs="Times New Roman"/>
          <w:sz w:val="24"/>
          <w:szCs w:val="24"/>
        </w:rPr>
      </w:pPr>
      <w:r>
        <w:rPr>
          <w:rFonts w:ascii="Times New Roman" w:hAnsi="Times New Roman" w:cs="Times New Roman"/>
          <w:sz w:val="24"/>
          <w:szCs w:val="24"/>
        </w:rPr>
        <w:t>Table</w:t>
      </w:r>
      <w:r w:rsidR="00FE0E86">
        <w:rPr>
          <w:rFonts w:ascii="Times New Roman" w:hAnsi="Times New Roman" w:cs="Times New Roman"/>
          <w:sz w:val="24"/>
          <w:szCs w:val="24"/>
        </w:rPr>
        <w:t xml:space="preserve"> 5</w:t>
      </w:r>
      <w:r w:rsidR="00572707">
        <w:rPr>
          <w:rFonts w:ascii="Times New Roman" w:hAnsi="Times New Roman" w:cs="Times New Roman"/>
          <w:sz w:val="24"/>
          <w:szCs w:val="24"/>
        </w:rPr>
        <w:t xml:space="preserve">: </w:t>
      </w:r>
      <w:r w:rsidR="00A50063">
        <w:rPr>
          <w:rFonts w:ascii="Times New Roman" w:hAnsi="Times New Roman" w:cs="Times New Roman"/>
          <w:sz w:val="24"/>
          <w:szCs w:val="24"/>
        </w:rPr>
        <w:t xml:space="preserve">Comparison of the </w:t>
      </w:r>
      <w:r w:rsidR="00336A77">
        <w:rPr>
          <w:rFonts w:ascii="Times New Roman" w:hAnsi="Times New Roman" w:cs="Times New Roman"/>
          <w:sz w:val="24"/>
          <w:szCs w:val="24"/>
        </w:rPr>
        <w:t xml:space="preserve">total area of </w:t>
      </w:r>
      <w:r w:rsidR="00A50063">
        <w:rPr>
          <w:rFonts w:ascii="Times New Roman" w:hAnsi="Times New Roman" w:cs="Times New Roman"/>
          <w:sz w:val="24"/>
          <w:szCs w:val="24"/>
        </w:rPr>
        <w:t xml:space="preserve">19 forest patches over the years </w:t>
      </w:r>
      <w:r w:rsidR="00A50063" w:rsidRPr="00DB259F">
        <w:rPr>
          <w:rFonts w:ascii="Times New Roman" w:hAnsi="Times New Roman" w:cs="Times New Roman"/>
          <w:noProof/>
          <w:sz w:val="24"/>
          <w:szCs w:val="24"/>
        </w:rPr>
        <w:t>are shown</w:t>
      </w:r>
      <w:r w:rsidR="00A50063">
        <w:rPr>
          <w:rFonts w:ascii="Times New Roman" w:hAnsi="Times New Roman" w:cs="Times New Roman"/>
          <w:sz w:val="24"/>
          <w:szCs w:val="24"/>
        </w:rPr>
        <w:t xml:space="preserve"> below.</w:t>
      </w:r>
    </w:p>
    <w:tbl>
      <w:tblPr>
        <w:tblW w:w="7140" w:type="dxa"/>
        <w:tblCellMar>
          <w:top w:w="15" w:type="dxa"/>
          <w:bottom w:w="15" w:type="dxa"/>
        </w:tblCellMar>
        <w:tblLook w:val="04A0" w:firstRow="1" w:lastRow="0" w:firstColumn="1" w:lastColumn="0" w:noHBand="0" w:noVBand="1"/>
      </w:tblPr>
      <w:tblGrid>
        <w:gridCol w:w="1460"/>
        <w:gridCol w:w="1420"/>
        <w:gridCol w:w="1420"/>
        <w:gridCol w:w="1880"/>
        <w:gridCol w:w="960"/>
      </w:tblGrid>
      <w:tr w:rsidR="006F0EAA" w:rsidRPr="006F0EAA" w14:paraId="233FFD92"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33FFD8D" w14:textId="77777777" w:rsidR="006F0EAA" w:rsidRPr="006F0EAA" w:rsidRDefault="006F0EAA" w:rsidP="00674A97">
            <w:pPr>
              <w:spacing w:after="0" w:line="480" w:lineRule="auto"/>
              <w:rPr>
                <w:rFonts w:ascii="Calibri" w:eastAsia="Times New Roman" w:hAnsi="Calibri" w:cs="Calibri"/>
                <w:b/>
                <w:bCs/>
                <w:color w:val="FFFFFF"/>
              </w:rPr>
            </w:pPr>
            <w:r w:rsidRPr="006F0EAA">
              <w:rPr>
                <w:rFonts w:ascii="Calibri" w:eastAsia="Times New Roman" w:hAnsi="Calibri" w:cs="Calibri"/>
                <w:b/>
                <w:bCs/>
                <w:color w:val="FFFFFF"/>
              </w:rPr>
              <w:lastRenderedPageBreak/>
              <w:t>Forest (</w:t>
            </w:r>
            <w:proofErr w:type="spellStart"/>
            <w:r w:rsidRPr="006F0EAA">
              <w:rPr>
                <w:rFonts w:ascii="Calibri" w:eastAsia="Times New Roman" w:hAnsi="Calibri" w:cs="Calibri"/>
                <w:b/>
                <w:bCs/>
                <w:color w:val="FFFFFF"/>
              </w:rPr>
              <w:t>Sq.Km</w:t>
            </w:r>
            <w:proofErr w:type="spellEnd"/>
            <w:r w:rsidRPr="006F0EAA">
              <w:rPr>
                <w:rFonts w:ascii="Calibri" w:eastAsia="Times New Roman" w:hAnsi="Calibri" w:cs="Calibri"/>
                <w:b/>
                <w:bCs/>
                <w:color w:val="FFFFFF"/>
              </w:rPr>
              <w:t>)</w:t>
            </w:r>
          </w:p>
        </w:tc>
        <w:tc>
          <w:tcPr>
            <w:tcW w:w="142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33FFD8E" w14:textId="77777777" w:rsidR="006F0EAA" w:rsidRPr="006F0EAA" w:rsidRDefault="00A11FC7" w:rsidP="00674A97">
            <w:pPr>
              <w:spacing w:after="0" w:line="480" w:lineRule="auto"/>
              <w:rPr>
                <w:rFonts w:ascii="Calibri" w:eastAsia="Times New Roman" w:hAnsi="Calibri" w:cs="Calibri"/>
                <w:b/>
                <w:bCs/>
                <w:color w:val="FFFFFF"/>
              </w:rPr>
            </w:pPr>
            <w:r>
              <w:rPr>
                <w:rFonts w:ascii="Calibri" w:eastAsia="Times New Roman" w:hAnsi="Calibri" w:cs="Calibri"/>
                <w:b/>
                <w:bCs/>
                <w:color w:val="FFFFFF"/>
              </w:rPr>
              <w:t>Water (</w:t>
            </w:r>
            <w:r w:rsidR="006F0EAA" w:rsidRPr="006F0EAA">
              <w:rPr>
                <w:rFonts w:ascii="Calibri" w:eastAsia="Times New Roman" w:hAnsi="Calibri" w:cs="Calibri"/>
                <w:b/>
                <w:bCs/>
                <w:color w:val="FFFFFF"/>
              </w:rPr>
              <w:t>sq.km)</w:t>
            </w:r>
          </w:p>
        </w:tc>
        <w:tc>
          <w:tcPr>
            <w:tcW w:w="142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33FFD8F" w14:textId="77777777" w:rsidR="006F0EAA" w:rsidRPr="006F0EAA" w:rsidRDefault="006F0EAA" w:rsidP="00674A97">
            <w:pPr>
              <w:spacing w:after="0" w:line="480" w:lineRule="auto"/>
              <w:rPr>
                <w:rFonts w:ascii="Calibri" w:eastAsia="Times New Roman" w:hAnsi="Calibri" w:cs="Calibri"/>
                <w:b/>
                <w:bCs/>
                <w:color w:val="FFFFFF"/>
              </w:rPr>
            </w:pPr>
            <w:r w:rsidRPr="006F0EAA">
              <w:rPr>
                <w:rFonts w:ascii="Calibri" w:eastAsia="Times New Roman" w:hAnsi="Calibri" w:cs="Calibri"/>
                <w:b/>
                <w:bCs/>
                <w:color w:val="FFFFFF"/>
              </w:rPr>
              <w:t>Urban (sq.km)</w:t>
            </w:r>
          </w:p>
        </w:tc>
        <w:tc>
          <w:tcPr>
            <w:tcW w:w="18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33FFD90" w14:textId="77777777" w:rsidR="006F0EAA" w:rsidRPr="006F0EAA" w:rsidRDefault="006F0EAA" w:rsidP="00674A97">
            <w:pPr>
              <w:spacing w:after="0" w:line="480" w:lineRule="auto"/>
              <w:rPr>
                <w:rFonts w:ascii="Calibri" w:eastAsia="Times New Roman" w:hAnsi="Calibri" w:cs="Calibri"/>
                <w:b/>
                <w:bCs/>
                <w:color w:val="FFFFFF"/>
              </w:rPr>
            </w:pPr>
            <w:r w:rsidRPr="006F0EAA">
              <w:rPr>
                <w:rFonts w:ascii="Calibri" w:eastAsia="Times New Roman" w:hAnsi="Calibri" w:cs="Calibri"/>
                <w:b/>
                <w:bCs/>
                <w:color w:val="FFFFFF"/>
              </w:rPr>
              <w:t>Agriculture (sq.km)</w:t>
            </w:r>
          </w:p>
        </w:tc>
        <w:tc>
          <w:tcPr>
            <w:tcW w:w="96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33FFD91" w14:textId="77777777" w:rsidR="006F0EAA" w:rsidRPr="006F0EAA" w:rsidRDefault="006F0EAA" w:rsidP="00674A97">
            <w:pPr>
              <w:spacing w:after="0" w:line="480" w:lineRule="auto"/>
              <w:rPr>
                <w:rFonts w:ascii="Calibri" w:eastAsia="Times New Roman" w:hAnsi="Calibri" w:cs="Calibri"/>
                <w:b/>
                <w:bCs/>
                <w:color w:val="FFFFFF"/>
              </w:rPr>
            </w:pPr>
            <w:r w:rsidRPr="006F0EAA">
              <w:rPr>
                <w:rFonts w:ascii="Calibri" w:eastAsia="Times New Roman" w:hAnsi="Calibri" w:cs="Calibri"/>
                <w:b/>
                <w:bCs/>
                <w:color w:val="FFFFFF"/>
              </w:rPr>
              <w:t>Year</w:t>
            </w:r>
          </w:p>
        </w:tc>
      </w:tr>
      <w:tr w:rsidR="006F0EAA" w:rsidRPr="006F0EAA" w14:paraId="233FFD98"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3"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27441.7579</w:t>
            </w:r>
          </w:p>
        </w:tc>
        <w:tc>
          <w:tcPr>
            <w:tcW w:w="14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4"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386.67375</w:t>
            </w:r>
          </w:p>
        </w:tc>
        <w:tc>
          <w:tcPr>
            <w:tcW w:w="14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5"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4400.1108</w:t>
            </w:r>
          </w:p>
        </w:tc>
        <w:tc>
          <w:tcPr>
            <w:tcW w:w="18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6"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40861.1412</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7"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2009</w:t>
            </w:r>
          </w:p>
        </w:tc>
      </w:tr>
      <w:tr w:rsidR="006F0EAA" w:rsidRPr="006F0EAA" w14:paraId="233FFD9E"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9" w14:textId="77777777" w:rsidR="006F0EAA" w:rsidRPr="006F0EAA" w:rsidRDefault="006F0EAA" w:rsidP="00674A97">
            <w:pPr>
              <w:spacing w:after="0" w:line="480" w:lineRule="auto"/>
              <w:jc w:val="right"/>
              <w:rPr>
                <w:rFonts w:ascii="Calibri" w:eastAsia="Times New Roman" w:hAnsi="Calibri" w:cs="Calibri"/>
              </w:rPr>
            </w:pPr>
            <w:r w:rsidRPr="006F0EAA">
              <w:rPr>
                <w:rFonts w:ascii="Calibri" w:eastAsia="Times New Roman" w:hAnsi="Calibri" w:cs="Calibri"/>
              </w:rPr>
              <w:t>23942.10387</w:t>
            </w:r>
          </w:p>
        </w:tc>
        <w:tc>
          <w:tcPr>
            <w:tcW w:w="14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A" w14:textId="77777777" w:rsidR="006F0EAA" w:rsidRPr="006F0EAA" w:rsidRDefault="006F0EAA" w:rsidP="00674A97">
            <w:pPr>
              <w:spacing w:after="0" w:line="480" w:lineRule="auto"/>
              <w:jc w:val="right"/>
              <w:rPr>
                <w:rFonts w:ascii="Calibri" w:eastAsia="Times New Roman" w:hAnsi="Calibri" w:cs="Calibri"/>
              </w:rPr>
            </w:pPr>
            <w:r w:rsidRPr="006F0EAA">
              <w:rPr>
                <w:rFonts w:ascii="Calibri" w:eastAsia="Times New Roman" w:hAnsi="Calibri" w:cs="Calibri"/>
              </w:rPr>
              <w:t>1072.138823</w:t>
            </w:r>
          </w:p>
        </w:tc>
        <w:tc>
          <w:tcPr>
            <w:tcW w:w="14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B" w14:textId="77777777" w:rsidR="006F0EAA" w:rsidRPr="006F0EAA" w:rsidRDefault="006F0EAA" w:rsidP="00674A97">
            <w:pPr>
              <w:spacing w:after="0" w:line="480" w:lineRule="auto"/>
              <w:jc w:val="right"/>
              <w:rPr>
                <w:rFonts w:ascii="Calibri" w:eastAsia="Times New Roman" w:hAnsi="Calibri" w:cs="Calibri"/>
              </w:rPr>
            </w:pPr>
            <w:r w:rsidRPr="006F0EAA">
              <w:rPr>
                <w:rFonts w:ascii="Calibri" w:eastAsia="Times New Roman" w:hAnsi="Calibri" w:cs="Calibri"/>
              </w:rPr>
              <w:t>2029.165316</w:t>
            </w:r>
          </w:p>
        </w:tc>
        <w:tc>
          <w:tcPr>
            <w:tcW w:w="18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3FFD9C" w14:textId="77777777" w:rsidR="006F0EAA" w:rsidRPr="006F0EAA" w:rsidRDefault="006F0EAA" w:rsidP="00674A97">
            <w:pPr>
              <w:spacing w:after="0" w:line="480" w:lineRule="auto"/>
              <w:jc w:val="right"/>
              <w:rPr>
                <w:rFonts w:ascii="Calibri" w:eastAsia="Times New Roman" w:hAnsi="Calibri" w:cs="Calibri"/>
              </w:rPr>
            </w:pPr>
            <w:r w:rsidRPr="006F0EAA">
              <w:rPr>
                <w:rFonts w:ascii="Calibri" w:eastAsia="Times New Roman" w:hAnsi="Calibri" w:cs="Calibri"/>
              </w:rPr>
              <w:t>31866.4792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9D" w14:textId="77777777" w:rsidR="006F0EAA" w:rsidRPr="006F0EAA" w:rsidRDefault="006F0EAA" w:rsidP="00674A97">
            <w:pPr>
              <w:spacing w:after="0" w:line="480" w:lineRule="auto"/>
              <w:jc w:val="right"/>
              <w:rPr>
                <w:rFonts w:ascii="Calibri" w:eastAsia="Times New Roman" w:hAnsi="Calibri" w:cs="Calibri"/>
              </w:rPr>
            </w:pPr>
            <w:r w:rsidRPr="006F0EAA">
              <w:rPr>
                <w:rFonts w:ascii="Calibri" w:eastAsia="Times New Roman" w:hAnsi="Calibri" w:cs="Calibri"/>
              </w:rPr>
              <w:t>2010</w:t>
            </w:r>
          </w:p>
        </w:tc>
      </w:tr>
      <w:tr w:rsidR="006F0EAA" w:rsidRPr="006F0EAA" w14:paraId="233FFDA4"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noWrap/>
            <w:vAlign w:val="bottom"/>
            <w:hideMark/>
          </w:tcPr>
          <w:p w14:paraId="233FFD9F"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23518.3257</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0"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831.724457</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1"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7301.7495</w:t>
            </w:r>
          </w:p>
        </w:tc>
        <w:tc>
          <w:tcPr>
            <w:tcW w:w="1880" w:type="dxa"/>
            <w:tcBorders>
              <w:top w:val="single" w:sz="4" w:space="0" w:color="auto"/>
              <w:left w:val="single" w:sz="4" w:space="0" w:color="auto"/>
              <w:bottom w:val="single" w:sz="4" w:space="0" w:color="auto"/>
              <w:right w:val="single" w:sz="4" w:space="0" w:color="auto"/>
            </w:tcBorders>
            <w:noWrap/>
            <w:vAlign w:val="bottom"/>
            <w:hideMark/>
          </w:tcPr>
          <w:p w14:paraId="233FFDA2"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26913.9852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A3"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2011</w:t>
            </w:r>
          </w:p>
        </w:tc>
      </w:tr>
      <w:tr w:rsidR="006F0EAA" w:rsidRPr="006F0EAA" w14:paraId="233FFDAA"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noWrap/>
            <w:vAlign w:val="bottom"/>
            <w:hideMark/>
          </w:tcPr>
          <w:p w14:paraId="233FFDA5"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20425.6773</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6"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638.1117</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7"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12778.4106</w:t>
            </w:r>
          </w:p>
        </w:tc>
        <w:tc>
          <w:tcPr>
            <w:tcW w:w="1880" w:type="dxa"/>
            <w:tcBorders>
              <w:top w:val="single" w:sz="4" w:space="0" w:color="auto"/>
              <w:left w:val="single" w:sz="4" w:space="0" w:color="auto"/>
              <w:bottom w:val="single" w:sz="4" w:space="0" w:color="auto"/>
              <w:right w:val="single" w:sz="4" w:space="0" w:color="auto"/>
            </w:tcBorders>
            <w:noWrap/>
            <w:vAlign w:val="bottom"/>
            <w:hideMark/>
          </w:tcPr>
          <w:p w14:paraId="233FFDA8"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25400.4174</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A9"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2013</w:t>
            </w:r>
          </w:p>
        </w:tc>
      </w:tr>
      <w:tr w:rsidR="006F0EAA" w:rsidRPr="006F0EAA" w14:paraId="233FFDB0"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noWrap/>
            <w:vAlign w:val="bottom"/>
            <w:hideMark/>
          </w:tcPr>
          <w:p w14:paraId="233FFDAB"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17222.9102</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C"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506.4012</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AD"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8683.6158</w:t>
            </w:r>
          </w:p>
        </w:tc>
        <w:tc>
          <w:tcPr>
            <w:tcW w:w="1880" w:type="dxa"/>
            <w:tcBorders>
              <w:top w:val="single" w:sz="4" w:space="0" w:color="auto"/>
              <w:left w:val="single" w:sz="4" w:space="0" w:color="auto"/>
              <w:bottom w:val="single" w:sz="4" w:space="0" w:color="auto"/>
              <w:right w:val="single" w:sz="4" w:space="0" w:color="auto"/>
            </w:tcBorders>
            <w:noWrap/>
            <w:vAlign w:val="bottom"/>
            <w:hideMark/>
          </w:tcPr>
          <w:p w14:paraId="233FFDAE"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22836.987</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AF"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2014</w:t>
            </w:r>
          </w:p>
        </w:tc>
      </w:tr>
      <w:tr w:rsidR="006F0EAA" w:rsidRPr="006F0EAA" w14:paraId="233FFDB6"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noWrap/>
            <w:vAlign w:val="bottom"/>
            <w:hideMark/>
          </w:tcPr>
          <w:p w14:paraId="233FFDB1"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15975.1001</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B2"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483.2397</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B3"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8773.5254</w:t>
            </w:r>
          </w:p>
        </w:tc>
        <w:tc>
          <w:tcPr>
            <w:tcW w:w="1880" w:type="dxa"/>
            <w:tcBorders>
              <w:top w:val="single" w:sz="4" w:space="0" w:color="auto"/>
              <w:left w:val="single" w:sz="4" w:space="0" w:color="auto"/>
              <w:bottom w:val="single" w:sz="4" w:space="0" w:color="auto"/>
              <w:right w:val="single" w:sz="4" w:space="0" w:color="auto"/>
            </w:tcBorders>
            <w:noWrap/>
            <w:vAlign w:val="bottom"/>
            <w:hideMark/>
          </w:tcPr>
          <w:p w14:paraId="233FFDB4"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27442.9561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B5"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2015</w:t>
            </w:r>
          </w:p>
        </w:tc>
      </w:tr>
      <w:tr w:rsidR="006F0EAA" w:rsidRPr="006F0EAA" w14:paraId="233FFDBC" w14:textId="77777777" w:rsidTr="006F0EAA">
        <w:trPr>
          <w:trHeight w:val="285"/>
        </w:trPr>
        <w:tc>
          <w:tcPr>
            <w:tcW w:w="1460" w:type="dxa"/>
            <w:tcBorders>
              <w:top w:val="single" w:sz="4" w:space="0" w:color="auto"/>
              <w:left w:val="single" w:sz="4" w:space="0" w:color="auto"/>
              <w:bottom w:val="single" w:sz="4" w:space="0" w:color="auto"/>
              <w:right w:val="single" w:sz="4" w:space="0" w:color="auto"/>
            </w:tcBorders>
            <w:noWrap/>
            <w:vAlign w:val="bottom"/>
            <w:hideMark/>
          </w:tcPr>
          <w:p w14:paraId="233FFDB7"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14263.7196</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B8"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299.1249</w:t>
            </w:r>
          </w:p>
        </w:tc>
        <w:tc>
          <w:tcPr>
            <w:tcW w:w="1420" w:type="dxa"/>
            <w:tcBorders>
              <w:top w:val="single" w:sz="4" w:space="0" w:color="auto"/>
              <w:left w:val="single" w:sz="4" w:space="0" w:color="auto"/>
              <w:bottom w:val="single" w:sz="4" w:space="0" w:color="auto"/>
              <w:right w:val="single" w:sz="4" w:space="0" w:color="auto"/>
            </w:tcBorders>
            <w:noWrap/>
            <w:vAlign w:val="bottom"/>
            <w:hideMark/>
          </w:tcPr>
          <w:p w14:paraId="233FFDB9"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14490.4293</w:t>
            </w:r>
          </w:p>
        </w:tc>
        <w:tc>
          <w:tcPr>
            <w:tcW w:w="1880" w:type="dxa"/>
            <w:tcBorders>
              <w:top w:val="single" w:sz="4" w:space="0" w:color="auto"/>
              <w:left w:val="single" w:sz="4" w:space="0" w:color="auto"/>
              <w:bottom w:val="single" w:sz="4" w:space="0" w:color="auto"/>
              <w:right w:val="single" w:sz="4" w:space="0" w:color="auto"/>
            </w:tcBorders>
            <w:noWrap/>
            <w:vAlign w:val="bottom"/>
            <w:hideMark/>
          </w:tcPr>
          <w:p w14:paraId="233FFDBA"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24105.8322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BB" w14:textId="77777777" w:rsidR="006F0EAA" w:rsidRPr="006F0EAA" w:rsidRDefault="006F0EAA" w:rsidP="00674A97">
            <w:pPr>
              <w:spacing w:after="0" w:line="480" w:lineRule="auto"/>
              <w:jc w:val="right"/>
              <w:rPr>
                <w:rFonts w:ascii="Calibri" w:eastAsia="Times New Roman" w:hAnsi="Calibri" w:cs="Calibri"/>
                <w:color w:val="000000"/>
              </w:rPr>
            </w:pPr>
            <w:r w:rsidRPr="006F0EAA">
              <w:rPr>
                <w:rFonts w:ascii="Calibri" w:eastAsia="Times New Roman" w:hAnsi="Calibri" w:cs="Calibri"/>
                <w:color w:val="000000"/>
              </w:rPr>
              <w:t>2016</w:t>
            </w:r>
          </w:p>
        </w:tc>
      </w:tr>
    </w:tbl>
    <w:p w14:paraId="233FFDBD" w14:textId="77777777" w:rsidR="00914EAD" w:rsidRDefault="00914EAD" w:rsidP="00674A97">
      <w:pPr>
        <w:spacing w:line="480" w:lineRule="auto"/>
        <w:rPr>
          <w:rFonts w:ascii="Times New Roman" w:hAnsi="Times New Roman" w:cs="Times New Roman"/>
          <w:sz w:val="24"/>
          <w:szCs w:val="24"/>
        </w:rPr>
      </w:pPr>
    </w:p>
    <w:p w14:paraId="233FFDBE" w14:textId="77777777" w:rsidR="00020D00" w:rsidRDefault="006F0EAA" w:rsidP="00674A97">
      <w:pPr>
        <w:spacing w:line="480" w:lineRule="auto"/>
        <w:rPr>
          <w:rFonts w:ascii="Times New Roman" w:hAnsi="Times New Roman" w:cs="Times New Roman"/>
          <w:sz w:val="24"/>
          <w:szCs w:val="24"/>
        </w:rPr>
      </w:pPr>
      <w:r>
        <w:rPr>
          <w:rFonts w:ascii="Times New Roman" w:hAnsi="Times New Roman" w:cs="Times New Roman"/>
          <w:sz w:val="24"/>
          <w:szCs w:val="24"/>
        </w:rPr>
        <w:tab/>
      </w:r>
      <w:r w:rsidR="001D1D67">
        <w:rPr>
          <w:rFonts w:ascii="Times New Roman" w:hAnsi="Times New Roman" w:cs="Times New Roman"/>
          <w:sz w:val="24"/>
          <w:szCs w:val="24"/>
        </w:rPr>
        <w:t xml:space="preserve">Forest in these </w:t>
      </w:r>
      <w:r w:rsidR="00DB259F">
        <w:rPr>
          <w:rFonts w:ascii="Times New Roman" w:hAnsi="Times New Roman" w:cs="Times New Roman"/>
          <w:noProof/>
          <w:sz w:val="24"/>
          <w:szCs w:val="24"/>
        </w:rPr>
        <w:t>region</w:t>
      </w:r>
      <w:r w:rsidR="001D1D67" w:rsidRPr="00DB259F">
        <w:rPr>
          <w:rFonts w:ascii="Times New Roman" w:hAnsi="Times New Roman" w:cs="Times New Roman"/>
          <w:noProof/>
          <w:sz w:val="24"/>
          <w:szCs w:val="24"/>
        </w:rPr>
        <w:t>s</w:t>
      </w:r>
      <w:r w:rsidR="001D1D67">
        <w:rPr>
          <w:rFonts w:ascii="Times New Roman" w:hAnsi="Times New Roman" w:cs="Times New Roman"/>
          <w:sz w:val="24"/>
          <w:szCs w:val="24"/>
        </w:rPr>
        <w:t xml:space="preserve"> </w:t>
      </w:r>
      <w:r w:rsidR="00DB259F">
        <w:rPr>
          <w:rFonts w:ascii="Times New Roman" w:hAnsi="Times New Roman" w:cs="Times New Roman"/>
          <w:noProof/>
          <w:sz w:val="24"/>
          <w:szCs w:val="24"/>
        </w:rPr>
        <w:t>is</w:t>
      </w:r>
      <w:r w:rsidR="001D1D67">
        <w:rPr>
          <w:rFonts w:ascii="Times New Roman" w:hAnsi="Times New Roman" w:cs="Times New Roman"/>
          <w:sz w:val="24"/>
          <w:szCs w:val="24"/>
        </w:rPr>
        <w:t xml:space="preserve"> shrinking</w:t>
      </w:r>
      <w:r w:rsidR="00C75661">
        <w:rPr>
          <w:rFonts w:ascii="Times New Roman" w:hAnsi="Times New Roman" w:cs="Times New Roman"/>
          <w:sz w:val="24"/>
          <w:szCs w:val="24"/>
        </w:rPr>
        <w:t xml:space="preserve"> with</w:t>
      </w:r>
      <w:r w:rsidR="00DB259F">
        <w:rPr>
          <w:rFonts w:ascii="Times New Roman" w:hAnsi="Times New Roman" w:cs="Times New Roman"/>
          <w:sz w:val="24"/>
          <w:szCs w:val="24"/>
        </w:rPr>
        <w:t xml:space="preserve"> the</w:t>
      </w:r>
      <w:r w:rsidR="00C75661">
        <w:rPr>
          <w:rFonts w:ascii="Times New Roman" w:hAnsi="Times New Roman" w:cs="Times New Roman"/>
          <w:sz w:val="24"/>
          <w:szCs w:val="24"/>
        </w:rPr>
        <w:t xml:space="preserve"> </w:t>
      </w:r>
      <w:r w:rsidR="00C75661" w:rsidRPr="00DB259F">
        <w:rPr>
          <w:rFonts w:ascii="Times New Roman" w:hAnsi="Times New Roman" w:cs="Times New Roman"/>
          <w:noProof/>
          <w:sz w:val="24"/>
          <w:szCs w:val="24"/>
        </w:rPr>
        <w:t>increasing</w:t>
      </w:r>
      <w:r w:rsidR="00C75661">
        <w:rPr>
          <w:rFonts w:ascii="Times New Roman" w:hAnsi="Times New Roman" w:cs="Times New Roman"/>
          <w:sz w:val="24"/>
          <w:szCs w:val="24"/>
        </w:rPr>
        <w:t xml:space="preserve"> </w:t>
      </w:r>
      <w:r w:rsidR="001D1D67">
        <w:rPr>
          <w:rFonts w:ascii="Times New Roman" w:hAnsi="Times New Roman" w:cs="Times New Roman"/>
          <w:sz w:val="24"/>
          <w:szCs w:val="24"/>
        </w:rPr>
        <w:t>year. The deforested area is either covered with urban or with agriculture.</w:t>
      </w:r>
      <w:r w:rsidR="00B56ED6">
        <w:rPr>
          <w:rFonts w:ascii="Times New Roman" w:hAnsi="Times New Roman" w:cs="Times New Roman"/>
          <w:sz w:val="24"/>
          <w:szCs w:val="24"/>
        </w:rPr>
        <w:t xml:space="preserve"> A buffer was taken to evaluate whether the wildlife inside these PAs have enough </w:t>
      </w:r>
      <w:r w:rsidR="00DB259F">
        <w:rPr>
          <w:rFonts w:ascii="Times New Roman" w:hAnsi="Times New Roman" w:cs="Times New Roman"/>
          <w:noProof/>
          <w:sz w:val="24"/>
          <w:szCs w:val="24"/>
        </w:rPr>
        <w:t>space</w:t>
      </w:r>
      <w:r w:rsidR="00745FA0">
        <w:rPr>
          <w:rFonts w:ascii="Times New Roman" w:hAnsi="Times New Roman" w:cs="Times New Roman"/>
          <w:sz w:val="24"/>
          <w:szCs w:val="24"/>
        </w:rPr>
        <w:t xml:space="preserve"> for movement or</w:t>
      </w:r>
      <w:r w:rsidR="00B56ED6">
        <w:rPr>
          <w:rFonts w:ascii="Times New Roman" w:hAnsi="Times New Roman" w:cs="Times New Roman"/>
          <w:sz w:val="24"/>
          <w:szCs w:val="24"/>
        </w:rPr>
        <w:t xml:space="preserve"> whether </w:t>
      </w:r>
      <w:r w:rsidR="00B56ED6" w:rsidRPr="00DB259F">
        <w:rPr>
          <w:rFonts w:ascii="Times New Roman" w:hAnsi="Times New Roman" w:cs="Times New Roman"/>
          <w:noProof/>
          <w:sz w:val="24"/>
          <w:szCs w:val="24"/>
        </w:rPr>
        <w:t>these areas are occupied by human settlement and agriculture</w:t>
      </w:r>
      <w:r w:rsidR="00B56ED6">
        <w:rPr>
          <w:rFonts w:ascii="Times New Roman" w:hAnsi="Times New Roman" w:cs="Times New Roman"/>
          <w:sz w:val="24"/>
          <w:szCs w:val="24"/>
        </w:rPr>
        <w:t>.</w:t>
      </w:r>
      <w:r w:rsidR="001D1D67">
        <w:rPr>
          <w:rFonts w:ascii="Times New Roman" w:hAnsi="Times New Roman" w:cs="Times New Roman"/>
          <w:sz w:val="24"/>
          <w:szCs w:val="24"/>
        </w:rPr>
        <w:t xml:space="preserve"> </w:t>
      </w:r>
      <w:r w:rsidR="00C75661">
        <w:rPr>
          <w:rFonts w:ascii="Times New Roman" w:hAnsi="Times New Roman" w:cs="Times New Roman"/>
          <w:sz w:val="24"/>
          <w:szCs w:val="24"/>
        </w:rPr>
        <w:t>Since these PAs are also t</w:t>
      </w:r>
      <w:r w:rsidR="00B56ED6">
        <w:rPr>
          <w:rFonts w:ascii="Times New Roman" w:hAnsi="Times New Roman" w:cs="Times New Roman"/>
          <w:sz w:val="24"/>
          <w:szCs w:val="24"/>
        </w:rPr>
        <w:t xml:space="preserve">iger </w:t>
      </w:r>
      <w:r w:rsidR="00B56ED6" w:rsidRPr="00DB259F">
        <w:rPr>
          <w:rFonts w:ascii="Times New Roman" w:hAnsi="Times New Roman" w:cs="Times New Roman"/>
          <w:noProof/>
          <w:sz w:val="24"/>
          <w:szCs w:val="24"/>
        </w:rPr>
        <w:t>reserves</w:t>
      </w:r>
      <w:r w:rsidR="00DB259F">
        <w:rPr>
          <w:rFonts w:ascii="Times New Roman" w:hAnsi="Times New Roman" w:cs="Times New Roman"/>
          <w:noProof/>
          <w:sz w:val="24"/>
          <w:szCs w:val="24"/>
        </w:rPr>
        <w:t>,</w:t>
      </w:r>
      <w:r w:rsidR="00B56ED6">
        <w:rPr>
          <w:rFonts w:ascii="Times New Roman" w:hAnsi="Times New Roman" w:cs="Times New Roman"/>
          <w:sz w:val="24"/>
          <w:szCs w:val="24"/>
        </w:rPr>
        <w:t xml:space="preserve"> then LULCC m</w:t>
      </w:r>
      <w:r w:rsidR="00C75661">
        <w:rPr>
          <w:rFonts w:ascii="Times New Roman" w:hAnsi="Times New Roman" w:cs="Times New Roman"/>
          <w:sz w:val="24"/>
          <w:szCs w:val="24"/>
        </w:rPr>
        <w:t xml:space="preserve">ight </w:t>
      </w:r>
      <w:r w:rsidR="003836BC">
        <w:rPr>
          <w:rFonts w:ascii="Times New Roman" w:hAnsi="Times New Roman" w:cs="Times New Roman"/>
          <w:sz w:val="24"/>
          <w:szCs w:val="24"/>
        </w:rPr>
        <w:t>have influence</w:t>
      </w:r>
      <w:r w:rsidR="00C75661">
        <w:rPr>
          <w:rFonts w:ascii="Times New Roman" w:hAnsi="Times New Roman" w:cs="Times New Roman"/>
          <w:sz w:val="24"/>
          <w:szCs w:val="24"/>
        </w:rPr>
        <w:t xml:space="preserve"> in</w:t>
      </w:r>
      <w:r w:rsidR="001D1D67">
        <w:rPr>
          <w:rFonts w:ascii="Times New Roman" w:hAnsi="Times New Roman" w:cs="Times New Roman"/>
          <w:sz w:val="24"/>
          <w:szCs w:val="24"/>
        </w:rPr>
        <w:t xml:space="preserve"> </w:t>
      </w:r>
      <w:r w:rsidR="00B56ED6">
        <w:rPr>
          <w:rFonts w:ascii="Times New Roman" w:hAnsi="Times New Roman" w:cs="Times New Roman"/>
          <w:sz w:val="24"/>
          <w:szCs w:val="24"/>
        </w:rPr>
        <w:t xml:space="preserve">increasing </w:t>
      </w:r>
      <w:r w:rsidR="001D1D67" w:rsidRPr="00DB259F">
        <w:rPr>
          <w:rFonts w:ascii="Times New Roman" w:hAnsi="Times New Roman" w:cs="Times New Roman"/>
          <w:noProof/>
          <w:sz w:val="24"/>
          <w:szCs w:val="24"/>
        </w:rPr>
        <w:t>tiger</w:t>
      </w:r>
      <w:r w:rsidR="001D1D67">
        <w:rPr>
          <w:rFonts w:ascii="Times New Roman" w:hAnsi="Times New Roman" w:cs="Times New Roman"/>
          <w:sz w:val="24"/>
          <w:szCs w:val="24"/>
        </w:rPr>
        <w:t xml:space="preserve"> death.</w:t>
      </w:r>
      <w:r w:rsidR="00B56ED6">
        <w:rPr>
          <w:rFonts w:ascii="Times New Roman" w:hAnsi="Times New Roman" w:cs="Times New Roman"/>
          <w:sz w:val="24"/>
          <w:szCs w:val="24"/>
        </w:rPr>
        <w:t xml:space="preserve"> Therefore,</w:t>
      </w:r>
      <w:r w:rsidR="001D1D67">
        <w:rPr>
          <w:rFonts w:ascii="Times New Roman" w:hAnsi="Times New Roman" w:cs="Times New Roman"/>
          <w:sz w:val="24"/>
          <w:szCs w:val="24"/>
        </w:rPr>
        <w:t xml:space="preserve"> </w:t>
      </w:r>
      <w:r w:rsidR="00B56ED6">
        <w:rPr>
          <w:rFonts w:ascii="Times New Roman" w:hAnsi="Times New Roman" w:cs="Times New Roman"/>
          <w:sz w:val="24"/>
          <w:szCs w:val="24"/>
        </w:rPr>
        <w:t>the</w:t>
      </w:r>
      <w:r w:rsidR="001D1D67">
        <w:rPr>
          <w:rFonts w:ascii="Times New Roman" w:hAnsi="Times New Roman" w:cs="Times New Roman"/>
          <w:sz w:val="24"/>
          <w:szCs w:val="24"/>
        </w:rPr>
        <w:t xml:space="preserve"> tiger mortality data </w:t>
      </w:r>
      <w:r w:rsidR="001D1D67" w:rsidRPr="00DB259F">
        <w:rPr>
          <w:rFonts w:ascii="Times New Roman" w:hAnsi="Times New Roman" w:cs="Times New Roman"/>
          <w:noProof/>
          <w:sz w:val="24"/>
          <w:szCs w:val="24"/>
        </w:rPr>
        <w:t>was obtained</w:t>
      </w:r>
      <w:r w:rsidR="001D1D67">
        <w:rPr>
          <w:rFonts w:ascii="Times New Roman" w:hAnsi="Times New Roman" w:cs="Times New Roman"/>
          <w:sz w:val="24"/>
          <w:szCs w:val="24"/>
        </w:rPr>
        <w:t xml:space="preserve"> from National Tiger Conservation </w:t>
      </w:r>
      <w:r w:rsidR="00DB259F">
        <w:rPr>
          <w:rFonts w:ascii="Times New Roman" w:hAnsi="Times New Roman" w:cs="Times New Roman"/>
          <w:noProof/>
          <w:sz w:val="24"/>
          <w:szCs w:val="24"/>
        </w:rPr>
        <w:t>A</w:t>
      </w:r>
      <w:r w:rsidR="001D1D67" w:rsidRPr="00DB259F">
        <w:rPr>
          <w:rFonts w:ascii="Times New Roman" w:hAnsi="Times New Roman" w:cs="Times New Roman"/>
          <w:noProof/>
          <w:sz w:val="24"/>
          <w:szCs w:val="24"/>
        </w:rPr>
        <w:t>uthority</w:t>
      </w:r>
      <w:r w:rsidR="001D1D67">
        <w:rPr>
          <w:rFonts w:ascii="Times New Roman" w:hAnsi="Times New Roman" w:cs="Times New Roman"/>
          <w:sz w:val="24"/>
          <w:szCs w:val="24"/>
        </w:rPr>
        <w:t xml:space="preserve"> (N</w:t>
      </w:r>
      <w:r w:rsidR="005C0034">
        <w:rPr>
          <w:rFonts w:ascii="Times New Roman" w:hAnsi="Times New Roman" w:cs="Times New Roman"/>
          <w:sz w:val="24"/>
          <w:szCs w:val="24"/>
        </w:rPr>
        <w:t xml:space="preserve">TCA) official database </w:t>
      </w:r>
      <w:r w:rsidR="001D1D67" w:rsidRPr="00DB259F">
        <w:rPr>
          <w:rFonts w:ascii="Times New Roman" w:hAnsi="Times New Roman" w:cs="Times New Roman"/>
          <w:noProof/>
          <w:sz w:val="24"/>
          <w:szCs w:val="24"/>
        </w:rPr>
        <w:t xml:space="preserve">to </w:t>
      </w:r>
      <w:r w:rsidR="00DB259F">
        <w:rPr>
          <w:rFonts w:ascii="Times New Roman" w:hAnsi="Times New Roman" w:cs="Times New Roman"/>
          <w:noProof/>
          <w:sz w:val="24"/>
          <w:szCs w:val="24"/>
        </w:rPr>
        <w:t>investigate further</w:t>
      </w:r>
      <w:r w:rsidR="001D1D67">
        <w:rPr>
          <w:rFonts w:ascii="Times New Roman" w:hAnsi="Times New Roman" w:cs="Times New Roman"/>
          <w:sz w:val="24"/>
          <w:szCs w:val="24"/>
        </w:rPr>
        <w:t xml:space="preserve"> which </w:t>
      </w:r>
      <w:r w:rsidR="001D1D67" w:rsidRPr="00DB259F">
        <w:rPr>
          <w:rFonts w:ascii="Times New Roman" w:hAnsi="Times New Roman" w:cs="Times New Roman"/>
          <w:noProof/>
          <w:sz w:val="24"/>
          <w:szCs w:val="24"/>
        </w:rPr>
        <w:t>land</w:t>
      </w:r>
      <w:r w:rsidR="00DB259F">
        <w:rPr>
          <w:rFonts w:ascii="Times New Roman" w:hAnsi="Times New Roman" w:cs="Times New Roman"/>
          <w:noProof/>
          <w:sz w:val="24"/>
          <w:szCs w:val="24"/>
        </w:rPr>
        <w:t xml:space="preserve"> </w:t>
      </w:r>
      <w:r w:rsidR="001D1D67" w:rsidRPr="00DB259F">
        <w:rPr>
          <w:rFonts w:ascii="Times New Roman" w:hAnsi="Times New Roman" w:cs="Times New Roman"/>
          <w:noProof/>
          <w:sz w:val="24"/>
          <w:szCs w:val="24"/>
        </w:rPr>
        <w:t>cover</w:t>
      </w:r>
      <w:r w:rsidR="001D1D67">
        <w:rPr>
          <w:rFonts w:ascii="Times New Roman" w:hAnsi="Times New Roman" w:cs="Times New Roman"/>
          <w:sz w:val="24"/>
          <w:szCs w:val="24"/>
        </w:rPr>
        <w:t xml:space="preserve"> has</w:t>
      </w:r>
      <w:r w:rsidR="00DB259F">
        <w:rPr>
          <w:rFonts w:ascii="Times New Roman" w:hAnsi="Times New Roman" w:cs="Times New Roman"/>
          <w:sz w:val="24"/>
          <w:szCs w:val="24"/>
        </w:rPr>
        <w:t xml:space="preserve"> a</w:t>
      </w:r>
      <w:r w:rsidR="001D1D67">
        <w:rPr>
          <w:rFonts w:ascii="Times New Roman" w:hAnsi="Times New Roman" w:cs="Times New Roman"/>
          <w:sz w:val="24"/>
          <w:szCs w:val="24"/>
        </w:rPr>
        <w:t xml:space="preserve"> </w:t>
      </w:r>
      <w:r w:rsidR="001D1D67" w:rsidRPr="00DB259F">
        <w:rPr>
          <w:rFonts w:ascii="Times New Roman" w:hAnsi="Times New Roman" w:cs="Times New Roman"/>
          <w:noProof/>
          <w:sz w:val="24"/>
          <w:szCs w:val="24"/>
        </w:rPr>
        <w:t>more</w:t>
      </w:r>
      <w:r w:rsidR="00020D00">
        <w:rPr>
          <w:rFonts w:ascii="Times New Roman" w:hAnsi="Times New Roman" w:cs="Times New Roman"/>
          <w:sz w:val="24"/>
          <w:szCs w:val="24"/>
        </w:rPr>
        <w:t xml:space="preserve"> significant effect.</w:t>
      </w:r>
    </w:p>
    <w:p w14:paraId="233FFDBF" w14:textId="77777777" w:rsidR="00CB4C99" w:rsidRPr="00020D00" w:rsidRDefault="00CF5FDE" w:rsidP="00674A97">
      <w:pPr>
        <w:spacing w:line="480" w:lineRule="auto"/>
        <w:ind w:firstLine="720"/>
        <w:rPr>
          <w:rFonts w:ascii="Times New Roman" w:hAnsi="Times New Roman" w:cs="Times New Roman"/>
          <w:color w:val="000000"/>
          <w:sz w:val="24"/>
        </w:rPr>
      </w:pPr>
      <w:r w:rsidRPr="00020D00">
        <w:rPr>
          <w:rFonts w:ascii="Times New Roman" w:hAnsi="Times New Roman" w:cs="Times New Roman"/>
          <w:sz w:val="24"/>
        </w:rPr>
        <w:t>T</w:t>
      </w:r>
      <w:r w:rsidR="003836BC" w:rsidRPr="00020D00">
        <w:rPr>
          <w:rFonts w:ascii="Times New Roman" w:hAnsi="Times New Roman" w:cs="Times New Roman"/>
          <w:sz w:val="24"/>
        </w:rPr>
        <w:t xml:space="preserve">he data for the independent variables need to </w:t>
      </w:r>
      <w:r w:rsidR="00CB4C99" w:rsidRPr="00020D00">
        <w:rPr>
          <w:rFonts w:ascii="Times New Roman" w:hAnsi="Times New Roman" w:cs="Times New Roman"/>
          <w:sz w:val="24"/>
        </w:rPr>
        <w:t>standardize</w:t>
      </w:r>
      <w:r w:rsidR="003836BC" w:rsidRPr="00020D00">
        <w:rPr>
          <w:rFonts w:ascii="Times New Roman" w:hAnsi="Times New Roman" w:cs="Times New Roman"/>
          <w:sz w:val="24"/>
        </w:rPr>
        <w:t xml:space="preserve"> by </w:t>
      </w:r>
      <w:r w:rsidR="00CB4C99" w:rsidRPr="00020D00">
        <w:rPr>
          <w:rFonts w:ascii="Times New Roman" w:hAnsi="Times New Roman" w:cs="Times New Roman"/>
          <w:sz w:val="24"/>
        </w:rPr>
        <w:t xml:space="preserve">making their means zero and variance one. </w:t>
      </w:r>
      <w:r w:rsidR="00CB4C99" w:rsidRPr="00020D00">
        <w:rPr>
          <w:rFonts w:ascii="Times New Roman" w:hAnsi="Times New Roman" w:cs="Times New Roman"/>
          <w:color w:val="000000"/>
          <w:sz w:val="24"/>
        </w:rPr>
        <w:t xml:space="preserve">Z-scores are also known as standardized scores; they are scores (or data values) that have </w:t>
      </w:r>
      <w:r w:rsidR="00CB4C99" w:rsidRPr="00020D00">
        <w:rPr>
          <w:rFonts w:ascii="Times New Roman" w:hAnsi="Times New Roman" w:cs="Times New Roman"/>
          <w:noProof/>
          <w:color w:val="000000"/>
          <w:sz w:val="24"/>
        </w:rPr>
        <w:t>been given</w:t>
      </w:r>
      <w:r w:rsidR="00CB4C99" w:rsidRPr="00020D00">
        <w:rPr>
          <w:rFonts w:ascii="Times New Roman" w:hAnsi="Times New Roman" w:cs="Times New Roman"/>
          <w:color w:val="000000"/>
          <w:sz w:val="24"/>
        </w:rPr>
        <w:t xml:space="preserve"> </w:t>
      </w:r>
      <w:r w:rsidR="00CB4C99" w:rsidRPr="00020D00">
        <w:rPr>
          <w:rFonts w:ascii="Times New Roman" w:hAnsi="Times New Roman" w:cs="Times New Roman"/>
          <w:noProof/>
          <w:color w:val="000000"/>
          <w:sz w:val="24"/>
        </w:rPr>
        <w:t>a common</w:t>
      </w:r>
      <w:r w:rsidR="00CB4C99" w:rsidRPr="00020D00">
        <w:rPr>
          <w:rStyle w:val="apple-converted-space"/>
          <w:rFonts w:ascii="Times New Roman" w:hAnsi="Times New Roman" w:cs="Times New Roman"/>
          <w:color w:val="000000"/>
          <w:sz w:val="24"/>
        </w:rPr>
        <w:t> </w:t>
      </w:r>
      <w:r w:rsidR="00CB4C99" w:rsidRPr="00020D00">
        <w:rPr>
          <w:rStyle w:val="Emphasis"/>
          <w:rFonts w:ascii="Times New Roman" w:hAnsi="Times New Roman" w:cs="Times New Roman"/>
          <w:color w:val="000000"/>
          <w:sz w:val="24"/>
        </w:rPr>
        <w:t>standard</w:t>
      </w:r>
      <w:r w:rsidR="00CB4C99" w:rsidRPr="00020D00">
        <w:rPr>
          <w:rFonts w:ascii="Times New Roman" w:hAnsi="Times New Roman" w:cs="Times New Roman"/>
          <w:color w:val="000000"/>
          <w:sz w:val="24"/>
        </w:rPr>
        <w:t xml:space="preserve">. This </w:t>
      </w:r>
      <w:r w:rsidR="00CB4C99" w:rsidRPr="00020D00">
        <w:rPr>
          <w:rFonts w:ascii="Times New Roman" w:hAnsi="Times New Roman" w:cs="Times New Roman"/>
          <w:noProof/>
          <w:color w:val="000000"/>
          <w:sz w:val="24"/>
        </w:rPr>
        <w:t>standard</w:t>
      </w:r>
      <w:r w:rsidR="00CB4C99" w:rsidRPr="00020D00">
        <w:rPr>
          <w:rFonts w:ascii="Times New Roman" w:hAnsi="Times New Roman" w:cs="Times New Roman"/>
          <w:color w:val="000000"/>
          <w:sz w:val="24"/>
        </w:rPr>
        <w:t xml:space="preserve"> is a mean of zero and a</w:t>
      </w:r>
      <w:r w:rsidR="00CB4C99" w:rsidRPr="00020D00">
        <w:rPr>
          <w:rStyle w:val="apple-converted-space"/>
          <w:rFonts w:ascii="Times New Roman" w:hAnsi="Times New Roman" w:cs="Times New Roman"/>
          <w:color w:val="000000"/>
          <w:sz w:val="24"/>
        </w:rPr>
        <w:t> </w:t>
      </w:r>
      <w:r w:rsidR="00CB4C99" w:rsidRPr="00020D00">
        <w:rPr>
          <w:rFonts w:ascii="Times New Roman" w:hAnsi="Times New Roman" w:cs="Times New Roman"/>
          <w:sz w:val="24"/>
        </w:rPr>
        <w:t>standard deviation</w:t>
      </w:r>
      <w:r w:rsidR="00CB4C99" w:rsidRPr="00020D00">
        <w:rPr>
          <w:rStyle w:val="apple-converted-space"/>
          <w:rFonts w:ascii="Times New Roman" w:hAnsi="Times New Roman" w:cs="Times New Roman"/>
          <w:color w:val="000000"/>
          <w:sz w:val="24"/>
        </w:rPr>
        <w:t> </w:t>
      </w:r>
      <w:r w:rsidR="00CB4C99" w:rsidRPr="00020D00">
        <w:rPr>
          <w:rFonts w:ascii="Times New Roman" w:hAnsi="Times New Roman" w:cs="Times New Roman"/>
          <w:color w:val="000000"/>
          <w:sz w:val="24"/>
        </w:rPr>
        <w:t>of 1</w:t>
      </w:r>
      <w:r w:rsidR="00CB4C99" w:rsidRPr="00020D00">
        <w:rPr>
          <w:rFonts w:ascii="Times New Roman" w:hAnsi="Times New Roman" w:cs="Times New Roman"/>
          <w:color w:val="333333"/>
          <w:sz w:val="24"/>
        </w:rPr>
        <w:t xml:space="preserve"> (Van den Berg, 2016).</w:t>
      </w:r>
      <w:r w:rsidR="00CB4C99" w:rsidRPr="00020D00">
        <w:rPr>
          <w:rFonts w:ascii="Times New Roman" w:hAnsi="Times New Roman" w:cs="Times New Roman"/>
          <w:color w:val="000000"/>
          <w:sz w:val="24"/>
        </w:rPr>
        <w:t xml:space="preserve"> The reason may be that many variables do</w:t>
      </w:r>
      <w:r w:rsidR="00CB4C99" w:rsidRPr="00020D00">
        <w:rPr>
          <w:rStyle w:val="apple-converted-space"/>
          <w:rFonts w:ascii="Times New Roman" w:hAnsi="Times New Roman" w:cs="Times New Roman"/>
          <w:color w:val="000000"/>
          <w:sz w:val="24"/>
        </w:rPr>
        <w:t> </w:t>
      </w:r>
      <w:r w:rsidR="00CB4C99" w:rsidRPr="00020D00">
        <w:rPr>
          <w:rFonts w:ascii="Times New Roman" w:hAnsi="Times New Roman" w:cs="Times New Roman"/>
          <w:color w:val="000000"/>
          <w:sz w:val="24"/>
        </w:rPr>
        <w:t xml:space="preserve">follow normal distributions. Due to the central limit theorem, this holds especially for test statistics. If a </w:t>
      </w:r>
      <w:r w:rsidR="00CB4C99" w:rsidRPr="00020D00">
        <w:rPr>
          <w:rFonts w:ascii="Times New Roman" w:hAnsi="Times New Roman" w:cs="Times New Roman"/>
          <w:color w:val="000000"/>
          <w:sz w:val="24"/>
        </w:rPr>
        <w:lastRenderedPageBreak/>
        <w:t>normally distributed variable is standardized, it will follow a</w:t>
      </w:r>
      <w:r w:rsidR="00CB4C99" w:rsidRPr="00020D00">
        <w:rPr>
          <w:rStyle w:val="apple-converted-space"/>
          <w:rFonts w:ascii="Times New Roman" w:hAnsi="Times New Roman" w:cs="Times New Roman"/>
          <w:color w:val="000000"/>
          <w:sz w:val="24"/>
        </w:rPr>
        <w:t> </w:t>
      </w:r>
      <w:r w:rsidR="00CB4C99" w:rsidRPr="00020D00">
        <w:rPr>
          <w:rStyle w:val="Emphasis"/>
          <w:rFonts w:ascii="Times New Roman" w:hAnsi="Times New Roman" w:cs="Times New Roman"/>
          <w:color w:val="000000"/>
          <w:sz w:val="24"/>
        </w:rPr>
        <w:t>standard</w:t>
      </w:r>
      <w:r w:rsidR="00CB4C99" w:rsidRPr="00020D00">
        <w:rPr>
          <w:rStyle w:val="apple-converted-space"/>
          <w:rFonts w:ascii="Times New Roman" w:hAnsi="Times New Roman" w:cs="Times New Roman"/>
          <w:color w:val="000000"/>
          <w:sz w:val="24"/>
        </w:rPr>
        <w:t> </w:t>
      </w:r>
      <w:r w:rsidR="00CB4C99" w:rsidRPr="00020D00">
        <w:rPr>
          <w:rFonts w:ascii="Times New Roman" w:hAnsi="Times New Roman" w:cs="Times New Roman"/>
          <w:color w:val="000000"/>
          <w:sz w:val="24"/>
        </w:rPr>
        <w:t>normal distribution</w:t>
      </w:r>
      <w:r w:rsidR="00CB4C99" w:rsidRPr="00020D00">
        <w:rPr>
          <w:rFonts w:ascii="Times New Roman" w:hAnsi="Times New Roman" w:cs="Times New Roman"/>
          <w:color w:val="333333"/>
          <w:sz w:val="24"/>
        </w:rPr>
        <w:t xml:space="preserve"> (Van den Berg, 2016)</w:t>
      </w:r>
      <w:r w:rsidR="00CB4C99" w:rsidRPr="00020D00">
        <w:rPr>
          <w:rFonts w:ascii="Times New Roman" w:hAnsi="Times New Roman" w:cs="Times New Roman"/>
          <w:color w:val="000000"/>
          <w:sz w:val="24"/>
        </w:rPr>
        <w:t>.</w:t>
      </w:r>
      <w:r w:rsidR="00C30EBC" w:rsidRPr="00020D00">
        <w:rPr>
          <w:rFonts w:ascii="Times New Roman" w:hAnsi="Times New Roman" w:cs="Times New Roman"/>
          <w:color w:val="000000"/>
          <w:sz w:val="24"/>
        </w:rPr>
        <w:t xml:space="preserve"> </w:t>
      </w:r>
      <w:r w:rsidR="00A51FCC">
        <w:rPr>
          <w:rFonts w:ascii="Times New Roman" w:hAnsi="Times New Roman" w:cs="Times New Roman"/>
          <w:color w:val="000000"/>
          <w:sz w:val="24"/>
        </w:rPr>
        <w:t>Below is the table 6</w:t>
      </w:r>
      <w:r w:rsidR="00C30EBC" w:rsidRPr="00020D00">
        <w:rPr>
          <w:rFonts w:ascii="Times New Roman" w:hAnsi="Times New Roman" w:cs="Times New Roman"/>
          <w:color w:val="000000"/>
          <w:sz w:val="24"/>
        </w:rPr>
        <w:t xml:space="preserve"> with the </w:t>
      </w:r>
      <w:r w:rsidR="00C30EBC" w:rsidRPr="00020D00">
        <w:rPr>
          <w:rFonts w:ascii="Times New Roman" w:hAnsi="Times New Roman" w:cs="Times New Roman"/>
          <w:noProof/>
          <w:color w:val="000000"/>
          <w:sz w:val="24"/>
        </w:rPr>
        <w:t>standard</w:t>
      </w:r>
      <w:r w:rsidR="00C30EBC" w:rsidRPr="00020D00">
        <w:rPr>
          <w:rFonts w:ascii="Times New Roman" w:hAnsi="Times New Roman" w:cs="Times New Roman"/>
          <w:color w:val="000000"/>
          <w:sz w:val="24"/>
        </w:rPr>
        <w:t xml:space="preserve"> values.</w:t>
      </w:r>
    </w:p>
    <w:p w14:paraId="233FFDC0" w14:textId="77777777" w:rsidR="00CB4C99" w:rsidRPr="00CB4C99" w:rsidRDefault="00CB4C99" w:rsidP="00674A97">
      <w:pPr>
        <w:pStyle w:val="NormalWeb"/>
        <w:shd w:val="clear" w:color="auto" w:fill="FFFFFF"/>
        <w:spacing w:before="0" w:beforeAutospacing="0" w:after="150" w:afterAutospacing="0" w:line="480" w:lineRule="auto"/>
        <w:rPr>
          <w:color w:val="333333"/>
        </w:rPr>
      </w:pPr>
      <w:r w:rsidRPr="00CB4C99">
        <w:rPr>
          <w:color w:val="000000"/>
        </w:rPr>
        <w:t>T</w:t>
      </w:r>
      <w:r w:rsidR="00A51FCC">
        <w:rPr>
          <w:color w:val="000000"/>
        </w:rPr>
        <w:t>able 6</w:t>
      </w:r>
      <w:r w:rsidRPr="00CB4C99">
        <w:rPr>
          <w:color w:val="000000"/>
        </w:rPr>
        <w:t>: The standard</w:t>
      </w:r>
      <w:r w:rsidR="0080374B">
        <w:rPr>
          <w:color w:val="000000"/>
        </w:rPr>
        <w:t>ized</w:t>
      </w:r>
      <w:r w:rsidRPr="00CB4C99">
        <w:rPr>
          <w:color w:val="000000"/>
        </w:rPr>
        <w:t xml:space="preserve"> values of all the independent variables</w:t>
      </w:r>
    </w:p>
    <w:tbl>
      <w:tblPr>
        <w:tblW w:w="8455" w:type="dxa"/>
        <w:tblCellMar>
          <w:top w:w="15" w:type="dxa"/>
          <w:bottom w:w="15" w:type="dxa"/>
        </w:tblCellMar>
        <w:tblLook w:val="04A0" w:firstRow="1" w:lastRow="0" w:firstColumn="1" w:lastColumn="0" w:noHBand="0" w:noVBand="1"/>
      </w:tblPr>
      <w:tblGrid>
        <w:gridCol w:w="2660"/>
        <w:gridCol w:w="960"/>
        <w:gridCol w:w="1595"/>
        <w:gridCol w:w="1530"/>
        <w:gridCol w:w="1710"/>
      </w:tblGrid>
      <w:tr w:rsidR="00CB4C99" w:rsidRPr="00CB4C99" w14:paraId="233FFDC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33FFDC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PatchName</w:t>
            </w:r>
            <w:proofErr w:type="spellEnd"/>
          </w:p>
        </w:tc>
        <w:tc>
          <w:tcPr>
            <w:tcW w:w="9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33FFDC2"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Year</w:t>
            </w:r>
          </w:p>
        </w:tc>
        <w:tc>
          <w:tcPr>
            <w:tcW w:w="1595"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33FFDC3" w14:textId="77777777" w:rsidR="00CB4C99" w:rsidRPr="00CB4C99" w:rsidRDefault="00281873" w:rsidP="00674A97">
            <w:pPr>
              <w:spacing w:after="0" w:line="480" w:lineRule="auto"/>
              <w:rPr>
                <w:rFonts w:ascii="Calibri" w:eastAsia="Times New Roman" w:hAnsi="Calibri" w:cs="Calibri"/>
                <w:color w:val="000000"/>
              </w:rPr>
            </w:pPr>
            <w:r>
              <w:rPr>
                <w:rFonts w:ascii="Calibri" w:eastAsia="Times New Roman" w:hAnsi="Calibri" w:cs="Calibri"/>
                <w:color w:val="000000"/>
              </w:rPr>
              <w:t>Forest</w:t>
            </w:r>
          </w:p>
        </w:tc>
        <w:tc>
          <w:tcPr>
            <w:tcW w:w="153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33FFDC4" w14:textId="77777777" w:rsidR="00CB4C99" w:rsidRPr="00CB4C99" w:rsidRDefault="00281873" w:rsidP="00674A97">
            <w:pPr>
              <w:spacing w:after="0" w:line="480" w:lineRule="auto"/>
              <w:rPr>
                <w:rFonts w:ascii="Calibri" w:eastAsia="Times New Roman" w:hAnsi="Calibri" w:cs="Calibri"/>
                <w:color w:val="000000"/>
              </w:rPr>
            </w:pPr>
            <w:r>
              <w:rPr>
                <w:rFonts w:ascii="Calibri" w:eastAsia="Times New Roman" w:hAnsi="Calibri" w:cs="Calibri"/>
                <w:color w:val="000000"/>
              </w:rPr>
              <w:t>Urban</w:t>
            </w:r>
          </w:p>
        </w:tc>
        <w:tc>
          <w:tcPr>
            <w:tcW w:w="171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33FFDC5" w14:textId="77777777" w:rsidR="00CB4C99" w:rsidRPr="00CB4C99" w:rsidRDefault="00281873" w:rsidP="00674A97">
            <w:pPr>
              <w:spacing w:after="0" w:line="480" w:lineRule="auto"/>
              <w:rPr>
                <w:rFonts w:ascii="Calibri" w:eastAsia="Times New Roman" w:hAnsi="Calibri" w:cs="Calibri"/>
                <w:color w:val="000000"/>
              </w:rPr>
            </w:pPr>
            <w:r>
              <w:rPr>
                <w:rFonts w:ascii="Calibri" w:eastAsia="Times New Roman" w:hAnsi="Calibri" w:cs="Calibri"/>
                <w:color w:val="000000"/>
              </w:rPr>
              <w:t>Agriculture</w:t>
            </w:r>
          </w:p>
        </w:tc>
      </w:tr>
      <w:tr w:rsidR="00CB4C99" w:rsidRPr="00CB4C99" w14:paraId="233FFDC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C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C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C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0.455140105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C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-0.563435446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C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-0.137645264</w:t>
            </w:r>
          </w:p>
        </w:tc>
      </w:tr>
      <w:tr w:rsidR="00CB4C99" w:rsidRPr="00CB4C99" w14:paraId="233FFDD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CD"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C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C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-0.19018313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D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-0.142003213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D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1.176135018</w:t>
            </w:r>
          </w:p>
        </w:tc>
      </w:tr>
      <w:tr w:rsidR="00CB4C99" w:rsidRPr="00CB4C99" w14:paraId="233FFDD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D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D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D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7.250359703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D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0.412489727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D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5.307473104</w:t>
            </w:r>
          </w:p>
        </w:tc>
      </w:tr>
      <w:tr w:rsidR="00CB4C99" w:rsidRPr="00CB4C99" w14:paraId="233FFDD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D9"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D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D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-0.461306616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D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-0.543614216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D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-0.32507151</w:t>
            </w:r>
          </w:p>
        </w:tc>
      </w:tr>
      <w:tr w:rsidR="00CB4C99" w:rsidRPr="00CB4C99" w14:paraId="233FFDE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DF"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E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E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-0.439271834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E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-0.013201883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E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-0.50086953</w:t>
            </w:r>
          </w:p>
        </w:tc>
      </w:tr>
      <w:tr w:rsidR="00CB4C99" w:rsidRPr="00CB4C99" w14:paraId="233FFDE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E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5A0F9A">
              <w:rPr>
                <w:rFonts w:ascii="Calibri" w:eastAsia="Times New Roman" w:hAnsi="Calibri" w:cs="Calibri"/>
                <w:b/>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E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E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-0.094258098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E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0.087339333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E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0.095655556</w:t>
            </w:r>
          </w:p>
        </w:tc>
      </w:tr>
      <w:tr w:rsidR="00CB4C99" w:rsidRPr="00CB4C99" w14:paraId="233FFDF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EB"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E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E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-0.366056001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E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-0.504310883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E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-0.529457152</w:t>
            </w:r>
          </w:p>
        </w:tc>
      </w:tr>
      <w:tr w:rsidR="00CB4C99" w:rsidRPr="00CB4C99" w14:paraId="233FFDF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F1"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F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F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-0.403735424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F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-0.487007571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F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-0.530678</w:t>
            </w:r>
          </w:p>
        </w:tc>
      </w:tr>
      <w:tr w:rsidR="00CB4C99" w:rsidRPr="00CB4C99" w14:paraId="233FFDF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F7"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F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F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-0.102594437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DF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-0.459045993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DF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0.343876943</w:t>
            </w:r>
          </w:p>
        </w:tc>
      </w:tr>
      <w:tr w:rsidR="00CB4C99" w:rsidRPr="00CB4C99" w14:paraId="233FFE0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DFD"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DF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DF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-0.226716525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0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0.419113825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0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0.338411936</w:t>
            </w:r>
          </w:p>
        </w:tc>
      </w:tr>
      <w:tr w:rsidR="00CB4C99" w:rsidRPr="00CB4C99" w14:paraId="233FFE0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0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0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0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-0.168184899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0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0.099989148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0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1.287628241</w:t>
            </w:r>
          </w:p>
        </w:tc>
      </w:tr>
      <w:tr w:rsidR="00CB4C99" w:rsidRPr="00CB4C99" w14:paraId="233FFE0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09"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elgh</w:t>
            </w:r>
            <w:r>
              <w:rPr>
                <w:rFonts w:ascii="Calibri" w:eastAsia="Times New Roman" w:hAnsi="Calibri" w:cs="Calibri"/>
                <w:color w:val="000000"/>
              </w:rPr>
              <w:t>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0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0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-0.289286353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0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-0.440490924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0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1.290878392</w:t>
            </w:r>
          </w:p>
        </w:tc>
      </w:tr>
      <w:tr w:rsidR="00CB4C99" w:rsidRPr="00CB4C99" w14:paraId="233FFE1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0F"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1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1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-0.422107316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1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-0.584078959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1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-0.431041655</w:t>
            </w:r>
          </w:p>
        </w:tc>
      </w:tr>
      <w:tr w:rsidR="00CB4C99" w:rsidRPr="00CB4C99" w14:paraId="233FFE1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15"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1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1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0.418807296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1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-0.183037532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1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1.094215259</w:t>
            </w:r>
          </w:p>
        </w:tc>
      </w:tr>
      <w:tr w:rsidR="00CB4C99" w:rsidRPr="00CB4C99" w14:paraId="233FFE2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1B" w14:textId="77777777" w:rsidR="00CB4C99" w:rsidRPr="00CB4C99" w:rsidRDefault="005A0F9A"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1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1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-0.299379039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1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-0.615646539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1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-0.619833925</w:t>
            </w:r>
          </w:p>
        </w:tc>
      </w:tr>
      <w:tr w:rsidR="00CB4C99" w:rsidRPr="00CB4C99" w14:paraId="233FFE2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2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2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2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-0.467071223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2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-0.584961474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2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-0.463525919</w:t>
            </w:r>
          </w:p>
        </w:tc>
      </w:tr>
      <w:tr w:rsidR="00CB4C99" w:rsidRPr="00CB4C99" w14:paraId="233FFE2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2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2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2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-0.412037297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2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-0.510852492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2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-0.480338778</w:t>
            </w:r>
          </w:p>
        </w:tc>
      </w:tr>
      <w:tr w:rsidR="00CB4C99" w:rsidRPr="00CB4C99" w14:paraId="233FFE3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2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lastRenderedPageBreak/>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2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2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-0.21998412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3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-0.519462903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3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-0.217786605</w:t>
            </w:r>
          </w:p>
        </w:tc>
      </w:tr>
      <w:tr w:rsidR="00CB4C99" w:rsidRPr="00CB4C99" w14:paraId="233FFE3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3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3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2009</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3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-0.437906456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3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-0.615752598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3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-0.461737973</w:t>
            </w:r>
          </w:p>
        </w:tc>
      </w:tr>
      <w:tr w:rsidR="00CB4C99" w:rsidRPr="00CB4C99" w14:paraId="233FFE3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3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3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3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0.287752926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3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-0.605775205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3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-0.411860596</w:t>
            </w:r>
          </w:p>
        </w:tc>
      </w:tr>
      <w:tr w:rsidR="00CB4C99" w:rsidRPr="00CB4C99" w14:paraId="233FFE4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3F"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4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4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-0.126729473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4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-0.224993646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4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0.896269578</w:t>
            </w:r>
          </w:p>
        </w:tc>
      </w:tr>
      <w:tr w:rsidR="00CB4C99" w:rsidRPr="00CB4C99" w14:paraId="233FFE4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4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4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4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4.664081922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4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0.365504326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4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4.22226813</w:t>
            </w:r>
          </w:p>
        </w:tc>
      </w:tr>
      <w:tr w:rsidR="00CB4C99" w:rsidRPr="00CB4C99" w14:paraId="233FFE50" w14:textId="77777777" w:rsidTr="00DF159E">
        <w:trPr>
          <w:trHeight w:val="24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4B" w14:textId="77777777" w:rsidR="00CB4C99" w:rsidRPr="00CB4C99" w:rsidRDefault="00564C83"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4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4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-0.463961563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4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-0.586372974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4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-0.326543695</w:t>
            </w:r>
          </w:p>
        </w:tc>
      </w:tr>
      <w:tr w:rsidR="00CB4C99" w:rsidRPr="00CB4C99" w14:paraId="233FFE56" w14:textId="77777777" w:rsidTr="00055541">
        <w:trPr>
          <w:trHeight w:val="533"/>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51" w14:textId="77777777" w:rsidR="00CB4C99" w:rsidRPr="00CB4C99" w:rsidRDefault="00DF159E"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w:t>
            </w:r>
            <w:r w:rsidR="00CB4C99">
              <w:rPr>
                <w:rFonts w:ascii="Calibri" w:eastAsia="Times New Roman" w:hAnsi="Calibri" w:cs="Calibri"/>
                <w:color w:val="000000"/>
              </w:rPr>
              <w:t>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52" w14:textId="77777777" w:rsidR="00CB4C99" w:rsidRPr="00CB4C99" w:rsidRDefault="00055541" w:rsidP="00055541">
            <w:pPr>
              <w:spacing w:after="0" w:line="480" w:lineRule="auto"/>
              <w:rPr>
                <w:rFonts w:ascii="Calibri" w:eastAsia="Times New Roman" w:hAnsi="Calibri" w:cs="Calibri"/>
                <w:color w:val="000000"/>
              </w:rPr>
            </w:pPr>
            <w:r>
              <w:rPr>
                <w:rFonts w:ascii="Calibri" w:eastAsia="Times New Roman" w:hAnsi="Calibri" w:cs="Calibri"/>
                <w:color w:val="000000"/>
              </w:rPr>
              <w:t xml:space="preserve">     </w:t>
            </w:r>
            <w:r w:rsidR="00CB4C99"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5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-0.44293184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5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-0.574127754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5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-0.343881006</w:t>
            </w:r>
          </w:p>
        </w:tc>
      </w:tr>
      <w:tr w:rsidR="00CB4C99" w:rsidRPr="00CB4C99" w14:paraId="233FFE5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5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5A0F9A">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5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5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-0.206686095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5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-0.119395646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5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-0.163411916</w:t>
            </w:r>
          </w:p>
        </w:tc>
      </w:tr>
      <w:tr w:rsidR="00CB4C99" w:rsidRPr="00CB4C99" w14:paraId="233FFE6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5D"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5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5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-0.43627644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6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-0.627476689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6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-0.677723259</w:t>
            </w:r>
          </w:p>
        </w:tc>
      </w:tr>
      <w:tr w:rsidR="00CB4C99" w:rsidRPr="00CB4C99" w14:paraId="233FFE6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63"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6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6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-0.41068882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6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-0.628956276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6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-0.495101012</w:t>
            </w:r>
          </w:p>
        </w:tc>
      </w:tr>
      <w:tr w:rsidR="00CB4C99" w:rsidRPr="00CB4C99" w14:paraId="233FFE6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69"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6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6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-0.131460631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6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-0.488429546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6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0.124984942</w:t>
            </w:r>
          </w:p>
        </w:tc>
      </w:tr>
      <w:tr w:rsidR="00CB4C99" w:rsidRPr="00CB4C99" w14:paraId="233FFE7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6F"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7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7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-0.250302899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7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-0.587137645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7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0.478440155</w:t>
            </w:r>
          </w:p>
        </w:tc>
      </w:tr>
      <w:tr w:rsidR="00CB4C99" w:rsidRPr="00CB4C99" w14:paraId="233FFE7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7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7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7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0.614526246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7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-0.406173669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7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0.546629344</w:t>
            </w:r>
          </w:p>
        </w:tc>
      </w:tr>
      <w:tr w:rsidR="00CB4C99" w:rsidRPr="00CB4C99" w14:paraId="233FFE8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7B"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055541">
              <w:rPr>
                <w:rFonts w:ascii="Calibri" w:eastAsia="Times New Roman" w:hAnsi="Calibri" w:cs="Calibri"/>
                <w:color w:val="000000"/>
              </w:rPr>
              <w:t>elghat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7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7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0.426006877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7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-0.603401319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7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0.216384306</w:t>
            </w:r>
          </w:p>
        </w:tc>
      </w:tr>
      <w:tr w:rsidR="00CB4C99" w:rsidRPr="00CB4C99" w14:paraId="233FFE8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81"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8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8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-0.422724112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8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-0.617487512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8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-0.419782724</w:t>
            </w:r>
          </w:p>
        </w:tc>
      </w:tr>
      <w:tr w:rsidR="00CB4C99" w:rsidRPr="00CB4C99" w14:paraId="233FFE8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87" w14:textId="77777777" w:rsidR="00CB4C99" w:rsidRPr="00CB4C99" w:rsidRDefault="000C64B4"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8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8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0.383982563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8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-0.461100393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8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0.450607</w:t>
            </w:r>
          </w:p>
        </w:tc>
      </w:tr>
      <w:tr w:rsidR="00CB4C99" w:rsidRPr="00CB4C99" w14:paraId="233FFE9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8D" w14:textId="77777777" w:rsidR="00CB4C99" w:rsidRPr="00CB4C99" w:rsidRDefault="000C64B4"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8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8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-0.476227752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9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-0.609048459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9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-0.609236407</w:t>
            </w:r>
          </w:p>
        </w:tc>
      </w:tr>
      <w:tr w:rsidR="00CB4C99" w:rsidRPr="00CB4C99" w14:paraId="233FFE9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9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9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9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-0.473379967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9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-0.538104391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9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-0.477285524</w:t>
            </w:r>
          </w:p>
        </w:tc>
      </w:tr>
      <w:tr w:rsidR="00CB4C99" w:rsidRPr="00CB4C99" w14:paraId="233FFE9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9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9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9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-0.415292228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9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-0.619581193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9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-0.496000656</w:t>
            </w:r>
          </w:p>
        </w:tc>
      </w:tr>
      <w:tr w:rsidR="00CB4C99" w:rsidRPr="00CB4C99" w14:paraId="233FFEA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9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A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A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-0.095508855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A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-0.629731422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A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-0.373039356</w:t>
            </w:r>
          </w:p>
        </w:tc>
      </w:tr>
      <w:tr w:rsidR="00CB4C99" w:rsidRPr="00CB4C99" w14:paraId="233FFEA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A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A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2010</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A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-0.4523211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A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-0.635562043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A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-0.439519993</w:t>
            </w:r>
          </w:p>
        </w:tc>
      </w:tr>
      <w:tr w:rsidR="00CB4C99" w:rsidRPr="00CB4C99" w14:paraId="233FFEB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A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lastRenderedPageBreak/>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A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A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0.274533547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A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-0.395448626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A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-0.453381675</w:t>
            </w:r>
          </w:p>
        </w:tc>
      </w:tr>
      <w:tr w:rsidR="00CB4C99" w:rsidRPr="00CB4C99" w14:paraId="233FFEB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B1"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B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B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0.207704883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B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0.076647025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B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0.425054485</w:t>
            </w:r>
          </w:p>
        </w:tc>
      </w:tr>
      <w:tr w:rsidR="00CB4C99" w:rsidRPr="00CB4C99" w14:paraId="233FFEB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B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B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B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5.396712887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B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1.977091539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B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2.841857043</w:t>
            </w:r>
          </w:p>
        </w:tc>
      </w:tr>
      <w:tr w:rsidR="00CB4C99" w:rsidRPr="00CB4C99" w14:paraId="233FFEC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BD"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B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B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-0.451410878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C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-0.617829257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C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-0.329397331</w:t>
            </w:r>
          </w:p>
        </w:tc>
      </w:tr>
      <w:tr w:rsidR="00CB4C99" w:rsidRPr="00CB4C99" w14:paraId="233FFEC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C3"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C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C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-0.476228004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C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-0.573092043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C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-0.398357773</w:t>
            </w:r>
          </w:p>
        </w:tc>
      </w:tr>
      <w:tr w:rsidR="00CB4C99" w:rsidRPr="00CB4C99" w14:paraId="233FFEC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C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5A0F9A">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C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C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-0.142600472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C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-0.357327654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C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-0.139654151</w:t>
            </w:r>
          </w:p>
        </w:tc>
      </w:tr>
      <w:tr w:rsidR="00CB4C99" w:rsidRPr="00CB4C99" w14:paraId="233FFED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CF"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D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D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-0.431686605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D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-0.612955785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D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-0.686645294</w:t>
            </w:r>
          </w:p>
        </w:tc>
      </w:tr>
      <w:tr w:rsidR="00CB4C99" w:rsidRPr="00CB4C99" w14:paraId="233FFED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D5" w14:textId="77777777" w:rsidR="00CB4C99" w:rsidRPr="00CB4C99" w:rsidRDefault="005A0F9A"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D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D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-0.431686605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D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-0.612955785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D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-0.686645294</w:t>
            </w:r>
          </w:p>
        </w:tc>
      </w:tr>
      <w:tr w:rsidR="00CB4C99" w:rsidRPr="00CB4C99" w14:paraId="233FFEE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DB"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D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D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0.124176038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D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-0.371878673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D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-0.206826194</w:t>
            </w:r>
          </w:p>
        </w:tc>
      </w:tr>
      <w:tr w:rsidR="00CB4C99" w:rsidRPr="00CB4C99" w14:paraId="233FFEE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E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E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E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-0.463412236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E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1.304992375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E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0.083602688</w:t>
            </w:r>
          </w:p>
        </w:tc>
      </w:tr>
      <w:tr w:rsidR="00CB4C99" w:rsidRPr="00CB4C99" w14:paraId="233FFEE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E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E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E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-0.034728377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E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0.511083912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E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0.995870536</w:t>
            </w:r>
          </w:p>
        </w:tc>
      </w:tr>
      <w:tr w:rsidR="00CB4C99" w:rsidRPr="00CB4C99" w14:paraId="233FFEF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ED"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w:t>
            </w:r>
            <w:r>
              <w:rPr>
                <w:rFonts w:ascii="Calibri" w:eastAsia="Times New Roman" w:hAnsi="Calibri" w:cs="Calibri"/>
                <w:color w:val="000000"/>
              </w:rPr>
              <w:t>ha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E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E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0.162424129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F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0.872519542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F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0.003629662</w:t>
            </w:r>
          </w:p>
        </w:tc>
      </w:tr>
      <w:tr w:rsidR="00CB4C99" w:rsidRPr="00CB4C99" w14:paraId="233FFEF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F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F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F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-0.310710506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F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-0.301801238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F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-0.665804226</w:t>
            </w:r>
          </w:p>
        </w:tc>
      </w:tr>
      <w:tr w:rsidR="00CB4C99" w:rsidRPr="00CB4C99" w14:paraId="233FFEF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F9"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EF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EF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-0.058309117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EF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-0.409081777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EF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0.936270836</w:t>
            </w:r>
          </w:p>
        </w:tc>
      </w:tr>
      <w:tr w:rsidR="00CB4C99" w:rsidRPr="00CB4C99" w14:paraId="233FFF0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EFF" w14:textId="77777777" w:rsidR="00CB4C99" w:rsidRPr="00CB4C99" w:rsidRDefault="00A2719F"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0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0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-0.334428578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0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-0.598056474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0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-0.609236457</w:t>
            </w:r>
          </w:p>
        </w:tc>
      </w:tr>
      <w:tr w:rsidR="00CB4C99" w:rsidRPr="00CB4C99" w14:paraId="233FFF0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0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0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0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-0.432291424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0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-0.639446941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0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-0.487199753</w:t>
            </w:r>
          </w:p>
        </w:tc>
      </w:tr>
      <w:tr w:rsidR="00CB4C99" w:rsidRPr="00CB4C99" w14:paraId="233FFF1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0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0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0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-0.473407513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0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-0.145322464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0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-0.592977539</w:t>
            </w:r>
          </w:p>
        </w:tc>
      </w:tr>
      <w:tr w:rsidR="00CB4C99" w:rsidRPr="00CB4C99" w14:paraId="233FFF1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1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1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1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-0.476156543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1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-0.074388702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1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-0.138061741</w:t>
            </w:r>
          </w:p>
        </w:tc>
      </w:tr>
      <w:tr w:rsidR="00CB4C99" w:rsidRPr="00CB4C99" w14:paraId="233FFF1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1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1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2011</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1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-0.264614544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1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-0.559257249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1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-0.686387605</w:t>
            </w:r>
          </w:p>
        </w:tc>
      </w:tr>
      <w:tr w:rsidR="00CB4C99" w:rsidRPr="00CB4C99" w14:paraId="233FFF2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1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1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1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0.216586335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2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0.020297016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2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-0.535552318</w:t>
            </w:r>
          </w:p>
        </w:tc>
      </w:tr>
      <w:tr w:rsidR="00CB4C99" w:rsidRPr="00CB4C99" w14:paraId="233FFF2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23"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2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2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0.150121759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2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-0.262812154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2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0.61014338</w:t>
            </w:r>
          </w:p>
        </w:tc>
      </w:tr>
      <w:tr w:rsidR="00CB4C99" w:rsidRPr="00CB4C99" w14:paraId="233FFF2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2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lastRenderedPageBreak/>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2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2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3.078294212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2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4.886572552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2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4.558652341</w:t>
            </w:r>
          </w:p>
        </w:tc>
      </w:tr>
      <w:tr w:rsidR="00CB4C99" w:rsidRPr="00CB4C99" w14:paraId="233FFF3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2F"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3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3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-0.47421274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3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-0.437461044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3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-0.365287811</w:t>
            </w:r>
          </w:p>
        </w:tc>
      </w:tr>
      <w:tr w:rsidR="00CB4C99" w:rsidRPr="00CB4C99" w14:paraId="233FFF3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35"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3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3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-0.423244296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3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-0.109526931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3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-0.526266433</w:t>
            </w:r>
          </w:p>
        </w:tc>
      </w:tr>
      <w:tr w:rsidR="00CB4C99" w:rsidRPr="00CB4C99" w14:paraId="233FFF4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3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A2719F">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3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3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-0.017953543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3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-0.213067912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3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-0.332367562</w:t>
            </w:r>
          </w:p>
        </w:tc>
      </w:tr>
      <w:tr w:rsidR="00CB4C99" w:rsidRPr="00CB4C99" w14:paraId="233FFF4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4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4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4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-0.47077226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4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-0.627589295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4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-0.636827802</w:t>
            </w:r>
          </w:p>
        </w:tc>
      </w:tr>
      <w:tr w:rsidR="00CB4C99" w:rsidRPr="00CB4C99" w14:paraId="233FFF4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47"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4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4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-0.44099163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4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-0.3595981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4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-0.552686835</w:t>
            </w:r>
          </w:p>
        </w:tc>
      </w:tr>
      <w:tr w:rsidR="00CB4C99" w:rsidRPr="00CB4C99" w14:paraId="233FFF5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4D"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4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4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-0.469306723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5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1.411144238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5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-0.129660075</w:t>
            </w:r>
          </w:p>
        </w:tc>
      </w:tr>
      <w:tr w:rsidR="00CB4C99" w:rsidRPr="00CB4C99" w14:paraId="233FFF5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5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5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5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-0.161530297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5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1.431051886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5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-0.314187317</w:t>
            </w:r>
          </w:p>
        </w:tc>
      </w:tr>
      <w:tr w:rsidR="00CB4C99" w:rsidRPr="00CB4C99" w14:paraId="233FFF5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5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5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5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0.798405877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5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1.369164555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5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-0.251907739</w:t>
            </w:r>
          </w:p>
        </w:tc>
      </w:tr>
      <w:tr w:rsidR="00CB4C99" w:rsidRPr="00CB4C99" w14:paraId="233FFF6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5F"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elgh</w:t>
            </w:r>
            <w:r>
              <w:rPr>
                <w:rFonts w:ascii="Calibri" w:eastAsia="Times New Roman" w:hAnsi="Calibri" w:cs="Calibri"/>
                <w:color w:val="000000"/>
              </w:rPr>
              <w:t>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6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6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0.557475283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6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1.072723388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6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-0.51602601</w:t>
            </w:r>
          </w:p>
        </w:tc>
      </w:tr>
      <w:tr w:rsidR="00CB4C99" w:rsidRPr="00CB4C99" w14:paraId="233FFF6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65"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6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6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-0.476215228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6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0.282749579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6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-0.681700202</w:t>
            </w:r>
          </w:p>
        </w:tc>
      </w:tr>
      <w:tr w:rsidR="00CB4C99" w:rsidRPr="00CB4C99" w14:paraId="233FFF7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6B"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6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6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-0.057867579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6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0.145170239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6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0.762890466</w:t>
            </w:r>
          </w:p>
        </w:tc>
      </w:tr>
      <w:tr w:rsidR="00CB4C99" w:rsidRPr="00CB4C99" w14:paraId="233FFF7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71" w14:textId="77777777" w:rsidR="00CB4C99" w:rsidRPr="00CB4C99" w:rsidRDefault="00A2719F"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7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7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-0.269721369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7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-0.495797366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7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-0.69928749</w:t>
            </w:r>
          </w:p>
        </w:tc>
      </w:tr>
      <w:tr w:rsidR="00CB4C99" w:rsidRPr="00CB4C99" w14:paraId="233FFF7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7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7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7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-0.437027773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7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-0.626035073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7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-0.486811858</w:t>
            </w:r>
          </w:p>
        </w:tc>
      </w:tr>
      <w:tr w:rsidR="00CB4C99" w:rsidRPr="00CB4C99" w14:paraId="233FFF8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7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7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7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-0.363152871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8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-0.270677534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8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-0.675877243</w:t>
            </w:r>
          </w:p>
        </w:tc>
      </w:tr>
      <w:tr w:rsidR="00CB4C99" w:rsidRPr="00CB4C99" w14:paraId="233FFF8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8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8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8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-0.250717689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8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-0.293677912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8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-0.318666935</w:t>
            </w:r>
          </w:p>
        </w:tc>
      </w:tr>
      <w:tr w:rsidR="00CB4C99" w:rsidRPr="00CB4C99" w14:paraId="233FFF8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8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8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2013</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8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-0.476120214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8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-0.481392996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8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-0.465831965</w:t>
            </w:r>
          </w:p>
        </w:tc>
      </w:tr>
      <w:tr w:rsidR="00CB4C99" w:rsidRPr="00CB4C99" w14:paraId="233FFF9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8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9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9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0.235427533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9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-0.020213555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9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-0.538988023</w:t>
            </w:r>
          </w:p>
        </w:tc>
      </w:tr>
      <w:tr w:rsidR="00CB4C99" w:rsidRPr="00CB4C99" w14:paraId="233FFF9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95"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9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9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-0.09581865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9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-0.069386912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9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0.824905549</w:t>
            </w:r>
          </w:p>
        </w:tc>
      </w:tr>
      <w:tr w:rsidR="00CB4C99" w:rsidRPr="00CB4C99" w14:paraId="233FFFA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9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9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9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1.13598764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9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3.346205852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9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2.302453668</w:t>
            </w:r>
          </w:p>
        </w:tc>
      </w:tr>
      <w:tr w:rsidR="00CB4C99" w:rsidRPr="00CB4C99" w14:paraId="233FFFA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A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A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A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-0.456837479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A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-0.464090993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A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-0.373903613</w:t>
            </w:r>
          </w:p>
        </w:tc>
      </w:tr>
      <w:tr w:rsidR="00CB4C99" w:rsidRPr="00CB4C99" w14:paraId="233FFFA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A7"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lastRenderedPageBreak/>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A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A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-0.450699069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A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-0.503927238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A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-0.358145101</w:t>
            </w:r>
          </w:p>
        </w:tc>
      </w:tr>
      <w:tr w:rsidR="00CB4C99" w:rsidRPr="00CB4C99" w14:paraId="233FFFB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A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A2719F">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A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A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-0.102977467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B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-0.4659228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B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-0.147007367</w:t>
            </w:r>
          </w:p>
        </w:tc>
      </w:tr>
      <w:tr w:rsidR="00CB4C99" w:rsidRPr="00CB4C99" w14:paraId="233FFFB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B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B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B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-0.431174406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B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-0.632521688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B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-0.67986462</w:t>
            </w:r>
          </w:p>
        </w:tc>
      </w:tr>
      <w:tr w:rsidR="00CB4C99" w:rsidRPr="00CB4C99" w14:paraId="233FFFB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B9"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B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B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-0.476079494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B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-0.504031988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B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-0.461837783</w:t>
            </w:r>
          </w:p>
        </w:tc>
      </w:tr>
      <w:tr w:rsidR="00CB4C99" w:rsidRPr="00CB4C99" w14:paraId="233FFFC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BF"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C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C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-0.030841569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C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-0.409591122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C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0.005760589</w:t>
            </w:r>
          </w:p>
        </w:tc>
      </w:tr>
      <w:tr w:rsidR="00CB4C99" w:rsidRPr="00CB4C99" w14:paraId="233FFFC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C5"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C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C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-0.197199824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C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1.669087334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C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-0.355165797</w:t>
            </w:r>
          </w:p>
        </w:tc>
      </w:tr>
      <w:tr w:rsidR="00CB4C99" w:rsidRPr="00CB4C99" w14:paraId="233FFFD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C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C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C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0.882362287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C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0.704358577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C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-0.116401784</w:t>
            </w:r>
          </w:p>
        </w:tc>
      </w:tr>
      <w:tr w:rsidR="00CB4C99" w:rsidRPr="00CB4C99" w14:paraId="233FFFD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D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w:t>
            </w:r>
            <w:r>
              <w:rPr>
                <w:rFonts w:ascii="Calibri" w:eastAsia="Times New Roman" w:hAnsi="Calibri" w:cs="Calibri"/>
                <w:color w:val="000000"/>
              </w:rPr>
              <w:t>ha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D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D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0.51309477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D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0.378078197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D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-0.223915343</w:t>
            </w:r>
          </w:p>
        </w:tc>
      </w:tr>
      <w:tr w:rsidR="00CB4C99" w:rsidRPr="00CB4C99" w14:paraId="233FFFD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D7"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D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D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-0.408996126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D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-0.531167353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D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-0.479474068</w:t>
            </w:r>
          </w:p>
        </w:tc>
      </w:tr>
      <w:tr w:rsidR="00CB4C99" w:rsidRPr="00CB4C99" w14:paraId="233FFFE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DD"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D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D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0.348815254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E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-0.40762314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E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0.498872459</w:t>
            </w:r>
          </w:p>
        </w:tc>
      </w:tr>
      <w:tr w:rsidR="00CB4C99" w:rsidRPr="00CB4C99" w14:paraId="233FFFE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E3" w14:textId="77777777" w:rsidR="00CB4C99" w:rsidRPr="00CB4C99" w:rsidRDefault="00A2719F"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E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E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-0.282614186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E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-0.501959257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E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-0.678811633</w:t>
            </w:r>
          </w:p>
        </w:tc>
      </w:tr>
      <w:tr w:rsidR="00CB4C99" w:rsidRPr="00CB4C99" w14:paraId="233FFFE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E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E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E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-0.423838735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E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-0.290553758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E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-0.61795842</w:t>
            </w:r>
          </w:p>
        </w:tc>
      </w:tr>
      <w:tr w:rsidR="00CB4C99" w:rsidRPr="00CB4C99" w14:paraId="233FFFF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E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F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F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-0.367331509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F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-0.353640471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F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-0.641974327</w:t>
            </w:r>
          </w:p>
        </w:tc>
      </w:tr>
      <w:tr w:rsidR="00CB4C99" w:rsidRPr="00CB4C99" w14:paraId="233FFFF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F5"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F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F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-0.393584629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F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0.031408322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F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-0.268124919</w:t>
            </w:r>
          </w:p>
        </w:tc>
      </w:tr>
      <w:tr w:rsidR="00CB4C99" w:rsidRPr="00CB4C99" w14:paraId="2340000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3FFFF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3FFFF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2014</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3FFFF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-0.406322149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3FFFF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-0.490601789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3FFFF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-0.539870427</w:t>
            </w:r>
          </w:p>
        </w:tc>
      </w:tr>
      <w:tr w:rsidR="00CB4C99" w:rsidRPr="00CB4C99" w14:paraId="2340000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0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0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0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0.204412824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0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-0.173497468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0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-0.351499624</w:t>
            </w:r>
          </w:p>
        </w:tc>
      </w:tr>
      <w:tr w:rsidR="00CB4C99" w:rsidRPr="00CB4C99" w14:paraId="2340000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07"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0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0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0.245399255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0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0.47657287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0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0.686049181</w:t>
            </w:r>
          </w:p>
        </w:tc>
      </w:tr>
      <w:tr w:rsidR="00CB4C99" w:rsidRPr="00CB4C99" w14:paraId="2340001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0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0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0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0.50855781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1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3.09780151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1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2.859562287</w:t>
            </w:r>
          </w:p>
        </w:tc>
      </w:tr>
      <w:tr w:rsidR="00CB4C99" w:rsidRPr="00CB4C99" w14:paraId="2340001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1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1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1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-0.445131544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1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-0.503665365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1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-0.311865846</w:t>
            </w:r>
          </w:p>
        </w:tc>
      </w:tr>
      <w:tr w:rsidR="00CB4C99" w:rsidRPr="00CB4C99" w14:paraId="2340001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19"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1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1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-0.46355844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1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-0.416606722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1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-0.36858469</w:t>
            </w:r>
          </w:p>
        </w:tc>
      </w:tr>
      <w:tr w:rsidR="00CB4C99" w:rsidRPr="00CB4C99" w14:paraId="2340002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1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lastRenderedPageBreak/>
              <w:t>Panpatha</w:t>
            </w:r>
            <w:proofErr w:type="spellEnd"/>
            <w:r w:rsidRPr="00CB4C99">
              <w:rPr>
                <w:rFonts w:ascii="Calibri" w:eastAsia="Times New Roman" w:hAnsi="Calibri" w:cs="Calibri"/>
                <w:color w:val="000000"/>
              </w:rPr>
              <w:t xml:space="preserve"> and </w:t>
            </w:r>
            <w:proofErr w:type="spellStart"/>
            <w:r w:rsidR="00A2719F">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2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2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-0.297830908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2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-0.304526035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2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-0.282903939</w:t>
            </w:r>
          </w:p>
        </w:tc>
      </w:tr>
      <w:tr w:rsidR="00CB4C99" w:rsidRPr="00CB4C99" w14:paraId="2340002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25"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2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2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-0.442542645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2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-0.600918755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2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-0.709619556</w:t>
            </w:r>
          </w:p>
        </w:tc>
      </w:tr>
      <w:tr w:rsidR="00CB4C99" w:rsidRPr="00CB4C99" w14:paraId="2340003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2B"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2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2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-0.470752698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2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-0.580919451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2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-0.376488671</w:t>
            </w:r>
          </w:p>
        </w:tc>
      </w:tr>
      <w:tr w:rsidR="00CB4C99" w:rsidRPr="00CB4C99" w14:paraId="2340003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3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3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3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0.378676527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3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-0.317892075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3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-0.290845122</w:t>
            </w:r>
          </w:p>
        </w:tc>
      </w:tr>
      <w:tr w:rsidR="00CB4C99" w:rsidRPr="00CB4C99" w14:paraId="2340003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37"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3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3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0.036161954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3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0.666263792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3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0.031029555</w:t>
            </w:r>
          </w:p>
        </w:tc>
      </w:tr>
      <w:tr w:rsidR="00CB4C99" w:rsidRPr="00CB4C99" w14:paraId="2340004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3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3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3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0.532173903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4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1.24234561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4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0.597595096</w:t>
            </w:r>
          </w:p>
        </w:tc>
      </w:tr>
      <w:tr w:rsidR="00CB4C99" w:rsidRPr="00CB4C99" w14:paraId="2340004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4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w:t>
            </w:r>
            <w:r>
              <w:rPr>
                <w:rFonts w:ascii="Calibri" w:eastAsia="Times New Roman" w:hAnsi="Calibri" w:cs="Calibri"/>
                <w:color w:val="000000"/>
              </w:rPr>
              <w:t>ha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4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4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0.14069617</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4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0.569596998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4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0.449325813</w:t>
            </w:r>
          </w:p>
        </w:tc>
      </w:tr>
      <w:tr w:rsidR="00CB4C99" w:rsidRPr="00CB4C99" w14:paraId="2340004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49"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4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4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-0.356419224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4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-0.384278398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4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-0.517430144</w:t>
            </w:r>
          </w:p>
        </w:tc>
      </w:tr>
      <w:tr w:rsidR="00CB4C99" w:rsidRPr="00CB4C99" w14:paraId="2340005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4F"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5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5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0.242023449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5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-0.020711115</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5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0.342739572</w:t>
            </w:r>
          </w:p>
        </w:tc>
      </w:tr>
      <w:tr w:rsidR="00CB4C99" w:rsidRPr="00CB4C99" w14:paraId="2340005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55" w14:textId="77777777" w:rsidR="00CB4C99" w:rsidRPr="00CB4C99" w:rsidRDefault="00A2719F"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5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5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-0.286026543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5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-0.558540296</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5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-0.578990895</w:t>
            </w:r>
          </w:p>
        </w:tc>
      </w:tr>
      <w:tr w:rsidR="00CB4C99" w:rsidRPr="00CB4C99" w14:paraId="2340006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5B"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5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5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-0.362952463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5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-0.52941018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5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-0.54408419</w:t>
            </w:r>
          </w:p>
        </w:tc>
      </w:tr>
      <w:tr w:rsidR="00CB4C99" w:rsidRPr="00CB4C99" w14:paraId="2340006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6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6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6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-0.410027312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6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-0.279041784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6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-0.556793076</w:t>
            </w:r>
          </w:p>
        </w:tc>
      </w:tr>
      <w:tr w:rsidR="00CB4C99" w:rsidRPr="00CB4C99" w14:paraId="2340006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67"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6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6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-0.282058871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6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-0.29328903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6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-0.13918777</w:t>
            </w:r>
          </w:p>
        </w:tc>
      </w:tr>
      <w:tr w:rsidR="00CB4C99" w:rsidRPr="00CB4C99" w14:paraId="2340007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6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6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2015</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6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-0.432930176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7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-0.474572492</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7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-0.465650494</w:t>
            </w:r>
          </w:p>
        </w:tc>
      </w:tr>
      <w:tr w:rsidR="00CB4C99" w:rsidRPr="00CB4C99" w14:paraId="2340007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7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Achanakmar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7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7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0.156456585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7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-0.20223943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7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-0.382635102</w:t>
            </w:r>
          </w:p>
        </w:tc>
      </w:tr>
      <w:tr w:rsidR="00CB4C99" w:rsidRPr="00CB4C99" w14:paraId="2340007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79" w14:textId="77777777" w:rsidR="00CB4C99" w:rsidRPr="00CB4C99" w:rsidRDefault="00CB4C99" w:rsidP="00674A97">
            <w:pPr>
              <w:spacing w:after="0" w:line="480" w:lineRule="auto"/>
              <w:rPr>
                <w:rFonts w:ascii="Calibri" w:eastAsia="Times New Roman" w:hAnsi="Calibri" w:cs="Calibri"/>
                <w:color w:val="000000"/>
              </w:rPr>
            </w:pPr>
            <w:r w:rsidRPr="00CB4C99">
              <w:rPr>
                <w:rFonts w:ascii="Calibri" w:eastAsia="Times New Roman" w:hAnsi="Calibri" w:cs="Calibri"/>
                <w:color w:val="000000"/>
              </w:rPr>
              <w:t>Panna</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7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7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0.193974502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7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1.981205577</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7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0.474009081</w:t>
            </w:r>
          </w:p>
        </w:tc>
      </w:tr>
      <w:tr w:rsidR="00CB4C99" w:rsidRPr="00CB4C99" w14:paraId="2340008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7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Kanha</w:t>
            </w:r>
            <w:proofErr w:type="spellEnd"/>
            <w:r w:rsidRPr="00CB4C99">
              <w:rPr>
                <w:rFonts w:ascii="Calibri" w:eastAsia="Times New Roman" w:hAnsi="Calibri" w:cs="Calibri"/>
                <w:color w:val="000000"/>
              </w:rPr>
              <w:t xml:space="preserve"> and </w:t>
            </w:r>
            <w:proofErr w:type="spellStart"/>
            <w:r w:rsidRPr="00CB4C99">
              <w:rPr>
                <w:rFonts w:ascii="Calibri" w:eastAsia="Times New Roman" w:hAnsi="Calibri" w:cs="Calibri"/>
                <w:color w:val="000000"/>
              </w:rPr>
              <w:t>Pench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8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8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0.198145156</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8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5.733676754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8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3.06356684</w:t>
            </w:r>
          </w:p>
        </w:tc>
      </w:tr>
      <w:tr w:rsidR="00CB4C99" w:rsidRPr="00CB4C99" w14:paraId="2340008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85"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ipeshwar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8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8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-0.466951323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8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-0.527286383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8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-0.339269368</w:t>
            </w:r>
          </w:p>
        </w:tc>
      </w:tr>
      <w:tr w:rsidR="00CB4C99" w:rsidRPr="00CB4C99" w14:paraId="2340009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8B" w14:textId="77777777" w:rsidR="00CB4C99" w:rsidRPr="00CB4C99" w:rsidRDefault="00CB4C99" w:rsidP="00674A97">
            <w:pPr>
              <w:spacing w:after="0" w:line="480" w:lineRule="auto"/>
              <w:rPr>
                <w:rFonts w:ascii="Calibri" w:eastAsia="Times New Roman" w:hAnsi="Calibri" w:cs="Calibri"/>
                <w:color w:val="000000"/>
              </w:rPr>
            </w:pPr>
            <w:proofErr w:type="spellStart"/>
            <w:r>
              <w:rPr>
                <w:rFonts w:ascii="Calibri" w:eastAsia="Times New Roman" w:hAnsi="Calibri" w:cs="Calibri"/>
                <w:color w:val="000000"/>
              </w:rPr>
              <w:t>Palpur_kuno</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8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8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-0.435360141</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8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-0.255429931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8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-0.419819926</w:t>
            </w:r>
          </w:p>
        </w:tc>
      </w:tr>
      <w:tr w:rsidR="00CB4C99" w:rsidRPr="00CB4C99" w14:paraId="2340009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91"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Panpatha</w:t>
            </w:r>
            <w:proofErr w:type="spellEnd"/>
            <w:r w:rsidRPr="00CB4C99">
              <w:rPr>
                <w:rFonts w:ascii="Calibri" w:eastAsia="Times New Roman" w:hAnsi="Calibri" w:cs="Calibri"/>
                <w:color w:val="000000"/>
              </w:rPr>
              <w:t xml:space="preserve"> and </w:t>
            </w:r>
            <w:proofErr w:type="spellStart"/>
            <w:r w:rsidR="00A2719F">
              <w:rPr>
                <w:rFonts w:ascii="Calibri" w:eastAsia="Times New Roman" w:hAnsi="Calibri" w:cs="Calibri"/>
                <w:color w:val="000000"/>
              </w:rPr>
              <w:t>B</w:t>
            </w:r>
            <w:r w:rsidRPr="00CB4C99">
              <w:rPr>
                <w:rFonts w:ascii="Calibri" w:eastAsia="Times New Roman" w:hAnsi="Calibri" w:cs="Calibri"/>
                <w:color w:val="000000"/>
              </w:rPr>
              <w:t>andhavgarh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9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9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-0.016693205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9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-0.030002398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9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-0.395586253</w:t>
            </w:r>
          </w:p>
        </w:tc>
      </w:tr>
      <w:tr w:rsidR="00CB4C99" w:rsidRPr="00CB4C99" w14:paraId="2340009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97"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lastRenderedPageBreak/>
              <w:t>N</w:t>
            </w:r>
            <w:r w:rsidR="00CB4C99" w:rsidRPr="00CB4C99">
              <w:rPr>
                <w:rFonts w:ascii="Calibri" w:eastAsia="Times New Roman" w:hAnsi="Calibri" w:cs="Calibri"/>
                <w:color w:val="000000"/>
              </w:rPr>
              <w:t>avegaon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9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9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-0.444155849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9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-0.542400431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9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-0.695769669</w:t>
            </w:r>
          </w:p>
        </w:tc>
      </w:tr>
      <w:tr w:rsidR="00CB4C99" w:rsidRPr="00CB4C99" w14:paraId="234000A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9D"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arsinghgarh</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9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9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-0.471635773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A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-0.024978349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A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-0.65084555</w:t>
            </w:r>
          </w:p>
        </w:tc>
      </w:tr>
      <w:tr w:rsidR="00CB4C99" w:rsidRPr="00CB4C99" w14:paraId="234000A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A3"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w:t>
            </w:r>
            <w:r w:rsidR="00CB4C99" w:rsidRPr="00CB4C99">
              <w:rPr>
                <w:rFonts w:ascii="Calibri" w:eastAsia="Times New Roman" w:hAnsi="Calibri" w:cs="Calibri"/>
                <w:color w:val="000000"/>
              </w:rPr>
              <w:t>agzira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A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A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0.128788584</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A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-0.011075468</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A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0.00519712</w:t>
            </w:r>
          </w:p>
        </w:tc>
      </w:tr>
      <w:tr w:rsidR="00CB4C99" w:rsidRPr="00CB4C99" w14:paraId="234000A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A9"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w:t>
            </w:r>
            <w:r w:rsidR="00CB4C99" w:rsidRPr="00CB4C99">
              <w:rPr>
                <w:rFonts w:ascii="Calibri" w:eastAsia="Times New Roman" w:hAnsi="Calibri" w:cs="Calibri"/>
                <w:color w:val="000000"/>
              </w:rPr>
              <w:t>ehgaon</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A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A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-0.090339752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A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0.234720611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A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0.023328368</w:t>
            </w:r>
          </w:p>
        </w:tc>
      </w:tr>
      <w:tr w:rsidR="00CB4C99" w:rsidRPr="00CB4C99" w14:paraId="234000B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A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Satpura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B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B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0.460944235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B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2.095777993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B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-0.098065928</w:t>
            </w:r>
          </w:p>
        </w:tc>
      </w:tr>
      <w:tr w:rsidR="00CB4C99" w:rsidRPr="00CB4C99" w14:paraId="234000BA"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B5"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M</w:t>
            </w:r>
            <w:r w:rsidR="00CB4C99" w:rsidRPr="00CB4C99">
              <w:rPr>
                <w:rFonts w:ascii="Calibri" w:eastAsia="Times New Roman" w:hAnsi="Calibri" w:cs="Calibri"/>
                <w:color w:val="000000"/>
              </w:rPr>
              <w:t>elg</w:t>
            </w:r>
            <w:r>
              <w:rPr>
                <w:rFonts w:ascii="Calibri" w:eastAsia="Times New Roman" w:hAnsi="Calibri" w:cs="Calibri"/>
                <w:color w:val="000000"/>
              </w:rPr>
              <w:t>ha</w:t>
            </w:r>
            <w:r w:rsidR="00CB4C99" w:rsidRPr="00CB4C99">
              <w:rPr>
                <w:rFonts w:ascii="Calibri" w:eastAsia="Times New Roman" w:hAnsi="Calibri" w:cs="Calibri"/>
                <w:color w:val="000000"/>
              </w:rPr>
              <w:t>t</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B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B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0.038403443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B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2.228508739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B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-0.018570171</w:t>
            </w:r>
          </w:p>
        </w:tc>
      </w:tr>
      <w:tr w:rsidR="00CB4C99" w:rsidRPr="00CB4C99" w14:paraId="234000C0"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BB"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U</w:t>
            </w:r>
            <w:r w:rsidR="00CB4C99" w:rsidRPr="00CB4C99">
              <w:rPr>
                <w:rFonts w:ascii="Calibri" w:eastAsia="Times New Roman" w:hAnsi="Calibri" w:cs="Calibri"/>
                <w:color w:val="000000"/>
              </w:rPr>
              <w:t>mred</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B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B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-0.407607239</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B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-0.412170579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B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-0.5160124</w:t>
            </w:r>
          </w:p>
        </w:tc>
      </w:tr>
      <w:tr w:rsidR="00CB4C99" w:rsidRPr="00CB4C99" w14:paraId="234000C6"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C1" w14:textId="77777777" w:rsidR="00CB4C99" w:rsidRPr="00CB4C99" w:rsidRDefault="00A2719F"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T</w:t>
            </w:r>
            <w:r w:rsidR="00CB4C99" w:rsidRPr="00CB4C99">
              <w:rPr>
                <w:rFonts w:ascii="Calibri" w:eastAsia="Times New Roman" w:hAnsi="Calibri" w:cs="Calibri"/>
                <w:color w:val="000000"/>
              </w:rPr>
              <w:t>adoba</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C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C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0.35021013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C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0.217282433</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C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0.288754593</w:t>
            </w:r>
          </w:p>
        </w:tc>
      </w:tr>
      <w:tr w:rsidR="00CB4C99" w:rsidRPr="00CB4C99" w14:paraId="234000CC"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C7" w14:textId="77777777" w:rsidR="00CB4C99" w:rsidRPr="00CB4C99" w:rsidRDefault="00A2719F" w:rsidP="00674A97">
            <w:pPr>
              <w:spacing w:after="0" w:line="480" w:lineRule="auto"/>
              <w:rPr>
                <w:rFonts w:ascii="Calibri" w:eastAsia="Times New Roman" w:hAnsi="Calibri" w:cs="Calibri"/>
                <w:color w:val="000000"/>
              </w:rPr>
            </w:pPr>
            <w:r>
              <w:rPr>
                <w:rFonts w:ascii="Calibri" w:eastAsia="Times New Roman" w:hAnsi="Calibri" w:cs="Calibri"/>
                <w:color w:val="000000"/>
              </w:rPr>
              <w:t>S</w:t>
            </w:r>
            <w:r w:rsidR="00CB4C99" w:rsidRPr="00CB4C99">
              <w:rPr>
                <w:rFonts w:ascii="Calibri" w:eastAsia="Times New Roman" w:hAnsi="Calibri" w:cs="Calibri"/>
                <w:color w:val="000000"/>
              </w:rPr>
              <w:t xml:space="preserve">anjay </w:t>
            </w:r>
            <w:proofErr w:type="spellStart"/>
            <w:r>
              <w:rPr>
                <w:rFonts w:ascii="Calibri" w:eastAsia="Times New Roman" w:hAnsi="Calibri" w:cs="Calibri"/>
                <w:color w:val="000000"/>
              </w:rPr>
              <w:t>D</w:t>
            </w:r>
            <w:r w:rsidR="00CB4C99" w:rsidRPr="00CB4C99">
              <w:rPr>
                <w:rFonts w:ascii="Calibri" w:eastAsia="Times New Roman" w:hAnsi="Calibri" w:cs="Calibri"/>
                <w:color w:val="000000"/>
              </w:rPr>
              <w:t>ubri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C8"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C9"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-0.288648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C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-0.485797714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C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-0.680675797</w:t>
            </w:r>
          </w:p>
        </w:tc>
      </w:tr>
      <w:tr w:rsidR="00CB4C99" w:rsidRPr="00CB4C99" w14:paraId="234000D2"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CD"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Nauradehi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CE"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CF"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-0.431713752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D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-0.024978349</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D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-0.65084555</w:t>
            </w:r>
          </w:p>
        </w:tc>
      </w:tr>
      <w:tr w:rsidR="00CB4C99" w:rsidRPr="00CB4C99" w14:paraId="234000D8"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D3"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Ratapani</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D4"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D5"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-0.395861382</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D6"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-0.442987891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D7"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-0.577300236</w:t>
            </w:r>
          </w:p>
        </w:tc>
      </w:tr>
      <w:tr w:rsidR="00CB4C99" w:rsidRPr="00CB4C99" w14:paraId="234000DE"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D9"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Dewas</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DA"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DB"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-0.347225493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DC"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-0.083724504</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DD"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-0.179116893</w:t>
            </w:r>
          </w:p>
        </w:tc>
      </w:tr>
      <w:tr w:rsidR="00CB4C99" w:rsidRPr="00CB4C99" w14:paraId="234000E4" w14:textId="77777777" w:rsidTr="00CB4C99">
        <w:trPr>
          <w:trHeight w:val="285"/>
        </w:trPr>
        <w:tc>
          <w:tcPr>
            <w:tcW w:w="2660" w:type="dxa"/>
            <w:tcBorders>
              <w:top w:val="single" w:sz="4" w:space="0" w:color="auto"/>
              <w:left w:val="single" w:sz="4" w:space="0" w:color="auto"/>
              <w:bottom w:val="single" w:sz="4" w:space="0" w:color="auto"/>
              <w:right w:val="single" w:sz="4" w:space="0" w:color="auto"/>
            </w:tcBorders>
            <w:noWrap/>
            <w:vAlign w:val="bottom"/>
            <w:hideMark/>
          </w:tcPr>
          <w:p w14:paraId="234000DF" w14:textId="77777777" w:rsidR="00CB4C99" w:rsidRPr="00CB4C99" w:rsidRDefault="00CB4C99" w:rsidP="00674A97">
            <w:pPr>
              <w:spacing w:after="0" w:line="480" w:lineRule="auto"/>
              <w:rPr>
                <w:rFonts w:ascii="Calibri" w:eastAsia="Times New Roman" w:hAnsi="Calibri" w:cs="Calibri"/>
                <w:color w:val="000000"/>
              </w:rPr>
            </w:pPr>
            <w:proofErr w:type="spellStart"/>
            <w:r w:rsidRPr="00CB4C99">
              <w:rPr>
                <w:rFonts w:ascii="Calibri" w:eastAsia="Times New Roman" w:hAnsi="Calibri" w:cs="Calibri"/>
                <w:color w:val="000000"/>
              </w:rPr>
              <w:t>Bor</w:t>
            </w:r>
            <w:proofErr w:type="spellEnd"/>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4000E0"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2016</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234000E1"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-0.451990413</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34000E2"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-0.516125321</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234000E3" w14:textId="77777777" w:rsidR="00CB4C99" w:rsidRPr="00CB4C99" w:rsidRDefault="00CB4C99" w:rsidP="00674A97">
            <w:pPr>
              <w:spacing w:after="0" w:line="480" w:lineRule="auto"/>
              <w:jc w:val="right"/>
              <w:rPr>
                <w:rFonts w:ascii="Calibri" w:eastAsia="Times New Roman" w:hAnsi="Calibri" w:cs="Calibri"/>
                <w:color w:val="000000"/>
              </w:rPr>
            </w:pPr>
            <w:r w:rsidRPr="00CB4C99">
              <w:rPr>
                <w:rFonts w:ascii="Calibri" w:eastAsia="Times New Roman" w:hAnsi="Calibri" w:cs="Calibri"/>
                <w:color w:val="000000"/>
              </w:rPr>
              <w:t>-0.46018594</w:t>
            </w:r>
          </w:p>
        </w:tc>
      </w:tr>
    </w:tbl>
    <w:p w14:paraId="234000E5" w14:textId="77777777" w:rsidR="00281873" w:rsidRDefault="00281873" w:rsidP="00674A97">
      <w:pPr>
        <w:spacing w:line="480" w:lineRule="auto"/>
        <w:ind w:firstLine="720"/>
        <w:rPr>
          <w:rFonts w:ascii="Times New Roman" w:hAnsi="Times New Roman" w:cs="Times New Roman"/>
          <w:sz w:val="24"/>
          <w:szCs w:val="24"/>
        </w:rPr>
      </w:pPr>
    </w:p>
    <w:p w14:paraId="234000E6" w14:textId="2295356C" w:rsidR="006415AE" w:rsidRDefault="00281873" w:rsidP="00D271DB">
      <w:pPr>
        <w:spacing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The tiger mortality data obtained is the count of the </w:t>
      </w:r>
      <w:r w:rsidRPr="00DB259F">
        <w:rPr>
          <w:rFonts w:ascii="Times New Roman" w:hAnsi="Times New Roman" w:cs="Times New Roman"/>
          <w:noProof/>
          <w:sz w:val="24"/>
          <w:szCs w:val="24"/>
        </w:rPr>
        <w:t>tigers</w:t>
      </w:r>
      <w:r>
        <w:rPr>
          <w:rFonts w:ascii="Times New Roman" w:hAnsi="Times New Roman" w:cs="Times New Roman"/>
          <w:sz w:val="24"/>
          <w:szCs w:val="24"/>
        </w:rPr>
        <w:t xml:space="preserve"> died in </w:t>
      </w:r>
      <w:del w:id="4" w:author="Sean Maher" w:date="2017-07-17T20:05:00Z">
        <w:r w:rsidRPr="00DB259F" w:rsidDel="003F7FFE">
          <w:rPr>
            <w:rFonts w:ascii="Times New Roman" w:hAnsi="Times New Roman" w:cs="Times New Roman"/>
            <w:noProof/>
            <w:sz w:val="24"/>
            <w:szCs w:val="24"/>
          </w:rPr>
          <w:delText xml:space="preserve">a </w:delText>
        </w:r>
      </w:del>
      <w:ins w:id="5" w:author="Sean Maher" w:date="2017-07-17T20:05:00Z">
        <w:r w:rsidR="003F7FFE">
          <w:rPr>
            <w:rFonts w:ascii="Times New Roman" w:hAnsi="Times New Roman" w:cs="Times New Roman"/>
            <w:noProof/>
            <w:sz w:val="24"/>
            <w:szCs w:val="24"/>
          </w:rPr>
          <w:t>that</w:t>
        </w:r>
        <w:r w:rsidR="003F7FFE" w:rsidRPr="00DB259F">
          <w:rPr>
            <w:rFonts w:ascii="Times New Roman" w:hAnsi="Times New Roman" w:cs="Times New Roman"/>
            <w:noProof/>
            <w:sz w:val="24"/>
            <w:szCs w:val="24"/>
          </w:rPr>
          <w:t xml:space="preserve"> </w:t>
        </w:r>
      </w:ins>
      <w:r w:rsidR="0065225F">
        <w:rPr>
          <w:rFonts w:ascii="Times New Roman" w:hAnsi="Times New Roman" w:cs="Times New Roman"/>
          <w:noProof/>
          <w:sz w:val="24"/>
          <w:szCs w:val="24"/>
        </w:rPr>
        <w:t>year</w:t>
      </w:r>
      <w:r>
        <w:rPr>
          <w:rFonts w:ascii="Times New Roman" w:hAnsi="Times New Roman" w:cs="Times New Roman"/>
          <w:sz w:val="24"/>
          <w:szCs w:val="24"/>
        </w:rPr>
        <w:t xml:space="preserve">. </w:t>
      </w:r>
      <w:r w:rsidRPr="00DB259F">
        <w:rPr>
          <w:rFonts w:ascii="Times New Roman" w:hAnsi="Times New Roman" w:cs="Times New Roman"/>
          <w:noProof/>
          <w:sz w:val="24"/>
          <w:szCs w:val="24"/>
        </w:rPr>
        <w:t>To find the mathematical model for establishing</w:t>
      </w:r>
      <w:r w:rsidR="00DB259F" w:rsidRPr="00DB259F">
        <w:rPr>
          <w:rFonts w:ascii="Times New Roman" w:hAnsi="Times New Roman" w:cs="Times New Roman"/>
          <w:noProof/>
          <w:sz w:val="24"/>
          <w:szCs w:val="24"/>
        </w:rPr>
        <w:t xml:space="preserve"> a</w:t>
      </w:r>
      <w:r w:rsidRPr="00DB259F">
        <w:rPr>
          <w:rFonts w:ascii="Times New Roman" w:hAnsi="Times New Roman" w:cs="Times New Roman"/>
          <w:noProof/>
          <w:sz w:val="24"/>
          <w:szCs w:val="24"/>
        </w:rPr>
        <w:t xml:space="preserve"> relationship between </w:t>
      </w:r>
      <w:del w:id="6" w:author="Sean Maher" w:date="2017-07-17T20:07:00Z">
        <w:r w:rsidR="00DB259F" w:rsidRPr="00DB259F" w:rsidDel="003F7FFE">
          <w:rPr>
            <w:rFonts w:ascii="Times New Roman" w:hAnsi="Times New Roman" w:cs="Times New Roman"/>
            <w:noProof/>
            <w:sz w:val="24"/>
            <w:szCs w:val="24"/>
          </w:rPr>
          <w:delText>T</w:delText>
        </w:r>
        <w:r w:rsidRPr="00DB259F" w:rsidDel="003F7FFE">
          <w:rPr>
            <w:rFonts w:ascii="Times New Roman" w:hAnsi="Times New Roman" w:cs="Times New Roman"/>
            <w:noProof/>
            <w:sz w:val="24"/>
            <w:szCs w:val="24"/>
          </w:rPr>
          <w:delText xml:space="preserve">iger </w:delText>
        </w:r>
      </w:del>
      <w:ins w:id="7" w:author="Sean Maher" w:date="2017-07-17T20:07:00Z">
        <w:r w:rsidR="003F7FFE">
          <w:rPr>
            <w:rFonts w:ascii="Times New Roman" w:hAnsi="Times New Roman" w:cs="Times New Roman"/>
            <w:noProof/>
            <w:sz w:val="24"/>
            <w:szCs w:val="24"/>
          </w:rPr>
          <w:t>t</w:t>
        </w:r>
        <w:r w:rsidR="003F7FFE" w:rsidRPr="00DB259F">
          <w:rPr>
            <w:rFonts w:ascii="Times New Roman" w:hAnsi="Times New Roman" w:cs="Times New Roman"/>
            <w:noProof/>
            <w:sz w:val="24"/>
            <w:szCs w:val="24"/>
          </w:rPr>
          <w:t xml:space="preserve">iger </w:t>
        </w:r>
      </w:ins>
      <w:r w:rsidRPr="00DB259F">
        <w:rPr>
          <w:rFonts w:ascii="Times New Roman" w:hAnsi="Times New Roman" w:cs="Times New Roman"/>
          <w:noProof/>
          <w:sz w:val="24"/>
          <w:szCs w:val="24"/>
        </w:rPr>
        <w:t>morality and land cover affecting it</w:t>
      </w:r>
      <w:r>
        <w:rPr>
          <w:rFonts w:ascii="Times New Roman" w:hAnsi="Times New Roman" w:cs="Times New Roman"/>
          <w:sz w:val="24"/>
          <w:szCs w:val="24"/>
        </w:rPr>
        <w:t xml:space="preserve">, Poisson regression was applied. </w:t>
      </w:r>
      <w:del w:id="8" w:author="Sean Maher" w:date="2017-07-17T20:07:00Z">
        <w:r w:rsidDel="003F7FFE">
          <w:rPr>
            <w:rFonts w:ascii="Times New Roman" w:hAnsi="Times New Roman" w:cs="Times New Roman"/>
            <w:sz w:val="24"/>
            <w:szCs w:val="24"/>
          </w:rPr>
          <w:delText xml:space="preserve">Since </w:delText>
        </w:r>
      </w:del>
      <w:ins w:id="9" w:author="Sean Maher" w:date="2017-07-17T20:07:00Z">
        <w:r w:rsidR="003F7FFE">
          <w:rPr>
            <w:rFonts w:ascii="Times New Roman" w:hAnsi="Times New Roman" w:cs="Times New Roman"/>
            <w:sz w:val="24"/>
            <w:szCs w:val="24"/>
          </w:rPr>
          <w:t xml:space="preserve">Because </w:t>
        </w:r>
      </w:ins>
      <w:r>
        <w:rPr>
          <w:rFonts w:ascii="Times New Roman" w:hAnsi="Times New Roman" w:cs="Times New Roman"/>
          <w:sz w:val="24"/>
          <w:szCs w:val="24"/>
        </w:rPr>
        <w:t xml:space="preserve">each patch has </w:t>
      </w:r>
      <w:del w:id="10" w:author="Sean Maher" w:date="2017-07-17T20:08:00Z">
        <w:r w:rsidDel="003F7FFE">
          <w:rPr>
            <w:rFonts w:ascii="Times New Roman" w:hAnsi="Times New Roman" w:cs="Times New Roman"/>
            <w:sz w:val="24"/>
            <w:szCs w:val="24"/>
          </w:rPr>
          <w:delText xml:space="preserve">seven </w:delText>
        </w:r>
      </w:del>
      <w:ins w:id="11" w:author="Sean Maher" w:date="2017-07-17T20:08:00Z">
        <w:r w:rsidR="003F7FFE">
          <w:rPr>
            <w:rFonts w:ascii="Times New Roman" w:hAnsi="Times New Roman" w:cs="Times New Roman"/>
            <w:sz w:val="24"/>
            <w:szCs w:val="24"/>
          </w:rPr>
          <w:t xml:space="preserve">a </w:t>
        </w:r>
      </w:ins>
      <w:r>
        <w:rPr>
          <w:rFonts w:ascii="Times New Roman" w:hAnsi="Times New Roman" w:cs="Times New Roman"/>
          <w:sz w:val="24"/>
          <w:szCs w:val="24"/>
        </w:rPr>
        <w:t>value</w:t>
      </w:r>
      <w:del w:id="12" w:author="Sean Maher" w:date="2017-07-17T20:08:00Z">
        <w:r w:rsidDel="003F7FFE">
          <w:rPr>
            <w:rFonts w:ascii="Times New Roman" w:hAnsi="Times New Roman" w:cs="Times New Roman"/>
            <w:sz w:val="24"/>
            <w:szCs w:val="24"/>
          </w:rPr>
          <w:delText>s</w:delText>
        </w:r>
      </w:del>
      <w:r>
        <w:rPr>
          <w:rFonts w:ascii="Times New Roman" w:hAnsi="Times New Roman" w:cs="Times New Roman"/>
          <w:sz w:val="24"/>
          <w:szCs w:val="24"/>
        </w:rPr>
        <w:t xml:space="preserve"> for seven years, therefore, repeated measure Poisson regression was considered.</w:t>
      </w:r>
      <w:r w:rsidR="0077687C" w:rsidRPr="0077687C">
        <w:t xml:space="preserve"> </w:t>
      </w:r>
      <w:r w:rsidR="0077687C" w:rsidRPr="0077687C">
        <w:rPr>
          <w:rFonts w:ascii="Times New Roman" w:hAnsi="Times New Roman" w:cs="Times New Roman"/>
          <w:sz w:val="24"/>
        </w:rPr>
        <w:t xml:space="preserve">Poisson regression is </w:t>
      </w:r>
      <w:del w:id="13" w:author="Sean Maher" w:date="2017-07-17T20:09:00Z">
        <w:r w:rsidR="0077687C" w:rsidRPr="0077687C" w:rsidDel="003F7FFE">
          <w:rPr>
            <w:rFonts w:ascii="Times New Roman" w:hAnsi="Times New Roman" w:cs="Times New Roman"/>
            <w:sz w:val="24"/>
          </w:rPr>
          <w:delText>like regular</w:delText>
        </w:r>
      </w:del>
      <w:ins w:id="14" w:author="Sean Maher" w:date="2017-07-17T20:09:00Z">
        <w:r w:rsidR="003F7FFE">
          <w:rPr>
            <w:rFonts w:ascii="Times New Roman" w:hAnsi="Times New Roman" w:cs="Times New Roman"/>
            <w:sz w:val="24"/>
          </w:rPr>
          <w:t>regular general linear model wherein</w:t>
        </w:r>
      </w:ins>
      <w:del w:id="15" w:author="Sean Maher" w:date="2017-07-17T20:09:00Z">
        <w:r w:rsidR="0077687C" w:rsidRPr="0077687C" w:rsidDel="003F7FFE">
          <w:rPr>
            <w:rFonts w:ascii="Times New Roman" w:hAnsi="Times New Roman" w:cs="Times New Roman"/>
            <w:sz w:val="24"/>
          </w:rPr>
          <w:delText xml:space="preserve"> multiple regression except that</w:delText>
        </w:r>
      </w:del>
      <w:r w:rsidR="0077687C" w:rsidRPr="0077687C">
        <w:rPr>
          <w:rFonts w:ascii="Times New Roman" w:hAnsi="Times New Roman" w:cs="Times New Roman"/>
          <w:sz w:val="24"/>
        </w:rPr>
        <w:t xml:space="preserve"> the dependent (Y) variable is an observed count that follows the Poisson distribution. Thus, the possible values of Y are the nonnegative integers: 0, 1, 2, 3, and so on. It is assumed that large counts are rare. Hence, Poisson regression is like logistic regression, which also has a discrete response </w:t>
      </w:r>
      <w:r w:rsidR="00B57614" w:rsidRPr="0077687C">
        <w:rPr>
          <w:rFonts w:ascii="Times New Roman" w:hAnsi="Times New Roman" w:cs="Times New Roman"/>
          <w:sz w:val="24"/>
        </w:rPr>
        <w:t>variable</w:t>
      </w:r>
      <w:r w:rsidR="00B57614">
        <w:rPr>
          <w:rFonts w:ascii="Times New Roman" w:hAnsi="Times New Roman" w:cs="Times New Roman"/>
          <w:sz w:val="24"/>
        </w:rPr>
        <w:t xml:space="preserve"> (</w:t>
      </w:r>
      <w:r w:rsidR="002C4DD7">
        <w:rPr>
          <w:rFonts w:ascii="Times New Roman" w:hAnsi="Times New Roman" w:cs="Times New Roman"/>
          <w:sz w:val="24"/>
        </w:rPr>
        <w:t xml:space="preserve">“Poisson Regression”, </w:t>
      </w:r>
      <w:proofErr w:type="spellStart"/>
      <w:r w:rsidR="002C4DD7">
        <w:rPr>
          <w:rFonts w:ascii="Times New Roman" w:hAnsi="Times New Roman" w:cs="Times New Roman"/>
          <w:sz w:val="24"/>
        </w:rPr>
        <w:t>n.d</w:t>
      </w:r>
      <w:proofErr w:type="spellEnd"/>
      <w:r w:rsidR="002C4DD7">
        <w:rPr>
          <w:rFonts w:ascii="Times New Roman" w:hAnsi="Times New Roman" w:cs="Times New Roman"/>
          <w:sz w:val="24"/>
        </w:rPr>
        <w:t>)</w:t>
      </w:r>
      <w:r w:rsidR="0077687C">
        <w:t>.</w:t>
      </w:r>
      <w:r>
        <w:rPr>
          <w:rFonts w:ascii="Times New Roman" w:hAnsi="Times New Roman" w:cs="Times New Roman"/>
          <w:sz w:val="24"/>
          <w:szCs w:val="24"/>
        </w:rPr>
        <w:t xml:space="preserve"> </w:t>
      </w:r>
      <w:r w:rsidRPr="00DB259F">
        <w:rPr>
          <w:rFonts w:ascii="Times New Roman" w:hAnsi="Times New Roman" w:cs="Times New Roman"/>
          <w:noProof/>
          <w:sz w:val="24"/>
          <w:szCs w:val="24"/>
        </w:rPr>
        <w:t xml:space="preserve">Using R </w:t>
      </w:r>
      <w:ins w:id="16" w:author="Sean Maher" w:date="2017-07-17T20:12:00Z">
        <w:r w:rsidR="003F7FFE">
          <w:rPr>
            <w:rFonts w:ascii="Times New Roman" w:hAnsi="Times New Roman" w:cs="Times New Roman"/>
            <w:noProof/>
            <w:sz w:val="24"/>
            <w:szCs w:val="24"/>
          </w:rPr>
          <w:t>and R-</w:t>
        </w:r>
      </w:ins>
      <w:del w:id="17" w:author="Sean Maher" w:date="2017-07-17T20:12:00Z">
        <w:r w:rsidRPr="00DB259F" w:rsidDel="003F7FFE">
          <w:rPr>
            <w:rFonts w:ascii="Times New Roman" w:hAnsi="Times New Roman" w:cs="Times New Roman"/>
            <w:noProof/>
            <w:sz w:val="24"/>
            <w:szCs w:val="24"/>
          </w:rPr>
          <w:delText xml:space="preserve">studio </w:delText>
        </w:r>
      </w:del>
      <w:ins w:id="18" w:author="Sean Maher" w:date="2017-07-17T20:12:00Z">
        <w:r w:rsidR="003F7FFE">
          <w:rPr>
            <w:rFonts w:ascii="Times New Roman" w:hAnsi="Times New Roman" w:cs="Times New Roman"/>
            <w:noProof/>
            <w:sz w:val="24"/>
            <w:szCs w:val="24"/>
          </w:rPr>
          <w:t>S</w:t>
        </w:r>
        <w:r w:rsidR="003F7FFE" w:rsidRPr="00DB259F">
          <w:rPr>
            <w:rFonts w:ascii="Times New Roman" w:hAnsi="Times New Roman" w:cs="Times New Roman"/>
            <w:noProof/>
            <w:sz w:val="24"/>
            <w:szCs w:val="24"/>
          </w:rPr>
          <w:t>tudio</w:t>
        </w:r>
      </w:ins>
      <w:del w:id="19" w:author="Sean Maher" w:date="2017-07-17T20:12:00Z">
        <w:r w:rsidRPr="00DB259F" w:rsidDel="003F7FFE">
          <w:rPr>
            <w:rFonts w:ascii="Times New Roman" w:hAnsi="Times New Roman" w:cs="Times New Roman"/>
            <w:noProof/>
            <w:sz w:val="24"/>
            <w:szCs w:val="24"/>
          </w:rPr>
          <w:delText>software</w:delText>
        </w:r>
      </w:del>
      <w:ins w:id="20" w:author="Sean Maher" w:date="2017-07-17T20:12:00Z">
        <w:r w:rsidR="003F7FFE">
          <w:rPr>
            <w:rFonts w:ascii="Times New Roman" w:hAnsi="Times New Roman" w:cs="Times New Roman"/>
            <w:noProof/>
            <w:sz w:val="24"/>
            <w:szCs w:val="24"/>
          </w:rPr>
          <w:t xml:space="preserve"> (You should provide </w:t>
        </w:r>
        <w:r w:rsidR="003F7FFE">
          <w:rPr>
            <w:rFonts w:ascii="Times New Roman" w:hAnsi="Times New Roman" w:cs="Times New Roman"/>
            <w:noProof/>
            <w:sz w:val="24"/>
            <w:szCs w:val="24"/>
          </w:rPr>
          <w:lastRenderedPageBreak/>
          <w:t>citations)</w:t>
        </w:r>
      </w:ins>
      <w:r>
        <w:rPr>
          <w:rFonts w:ascii="Times New Roman" w:hAnsi="Times New Roman" w:cs="Times New Roman"/>
          <w:sz w:val="24"/>
          <w:szCs w:val="24"/>
        </w:rPr>
        <w:t xml:space="preserve">, the </w:t>
      </w:r>
      <w:del w:id="21" w:author="Sean Maher" w:date="2017-07-17T20:14:00Z">
        <w:r w:rsidDel="00DF2BCD">
          <w:rPr>
            <w:rFonts w:ascii="Times New Roman" w:hAnsi="Times New Roman" w:cs="Times New Roman"/>
            <w:sz w:val="24"/>
            <w:szCs w:val="24"/>
          </w:rPr>
          <w:delText xml:space="preserve">interactions </w:delText>
        </w:r>
      </w:del>
      <w:ins w:id="22" w:author="Sean Maher" w:date="2017-07-17T20:14:00Z">
        <w:r w:rsidR="00DF2BCD">
          <w:rPr>
            <w:rFonts w:ascii="Times New Roman" w:hAnsi="Times New Roman" w:cs="Times New Roman"/>
            <w:sz w:val="24"/>
            <w:szCs w:val="24"/>
          </w:rPr>
          <w:t>combinations</w:t>
        </w:r>
        <w:r w:rsidR="00DF2BCD">
          <w:rPr>
            <w:rFonts w:ascii="Times New Roman" w:hAnsi="Times New Roman" w:cs="Times New Roman"/>
            <w:sz w:val="24"/>
            <w:szCs w:val="24"/>
          </w:rPr>
          <w:t xml:space="preserve"> </w:t>
        </w:r>
      </w:ins>
      <w:r>
        <w:rPr>
          <w:rFonts w:ascii="Times New Roman" w:hAnsi="Times New Roman" w:cs="Times New Roman"/>
          <w:sz w:val="24"/>
          <w:szCs w:val="24"/>
        </w:rPr>
        <w:t>of all the independent variable</w:t>
      </w:r>
      <w:ins w:id="23" w:author="Sean Maher" w:date="2017-07-17T20:13:00Z">
        <w:r w:rsidR="003F7FFE">
          <w:rPr>
            <w:rFonts w:ascii="Times New Roman" w:hAnsi="Times New Roman" w:cs="Times New Roman"/>
            <w:sz w:val="24"/>
            <w:szCs w:val="24"/>
          </w:rPr>
          <w:t>s</w:t>
        </w:r>
      </w:ins>
      <w:r>
        <w:rPr>
          <w:rFonts w:ascii="Times New Roman" w:hAnsi="Times New Roman" w:cs="Times New Roman"/>
          <w:sz w:val="24"/>
          <w:szCs w:val="24"/>
        </w:rPr>
        <w:t xml:space="preserve"> on dependent variable </w:t>
      </w:r>
      <w:del w:id="24" w:author="Sean Maher" w:date="2017-07-17T20:13:00Z">
        <w:r w:rsidRPr="00DB259F" w:rsidDel="003F7FFE">
          <w:rPr>
            <w:rFonts w:ascii="Times New Roman" w:hAnsi="Times New Roman" w:cs="Times New Roman"/>
            <w:noProof/>
            <w:sz w:val="24"/>
            <w:szCs w:val="24"/>
          </w:rPr>
          <w:delText xml:space="preserve">was </w:delText>
        </w:r>
      </w:del>
      <w:ins w:id="25" w:author="Sean Maher" w:date="2017-07-17T20:13:00Z">
        <w:r w:rsidR="003F7FFE" w:rsidRPr="00DB259F">
          <w:rPr>
            <w:rFonts w:ascii="Times New Roman" w:hAnsi="Times New Roman" w:cs="Times New Roman"/>
            <w:noProof/>
            <w:sz w:val="24"/>
            <w:szCs w:val="24"/>
          </w:rPr>
          <w:t>w</w:t>
        </w:r>
        <w:r w:rsidR="003F7FFE">
          <w:rPr>
            <w:rFonts w:ascii="Times New Roman" w:hAnsi="Times New Roman" w:cs="Times New Roman"/>
            <w:noProof/>
            <w:sz w:val="24"/>
            <w:szCs w:val="24"/>
          </w:rPr>
          <w:t>ere</w:t>
        </w:r>
        <w:r w:rsidR="003F7FFE" w:rsidRPr="00DB259F">
          <w:rPr>
            <w:rFonts w:ascii="Times New Roman" w:hAnsi="Times New Roman" w:cs="Times New Roman"/>
            <w:noProof/>
            <w:sz w:val="24"/>
            <w:szCs w:val="24"/>
          </w:rPr>
          <w:t xml:space="preserve"> </w:t>
        </w:r>
      </w:ins>
      <w:r w:rsidRPr="00DB259F">
        <w:rPr>
          <w:rFonts w:ascii="Times New Roman" w:hAnsi="Times New Roman" w:cs="Times New Roman"/>
          <w:noProof/>
          <w:sz w:val="24"/>
          <w:szCs w:val="24"/>
        </w:rPr>
        <w:t>obtained</w:t>
      </w:r>
      <w:r w:rsidR="006415AE" w:rsidRPr="00237298">
        <w:rPr>
          <w:rFonts w:ascii="Times New Roman" w:hAnsi="Times New Roman" w:cs="Times New Roman"/>
          <w:noProof/>
          <w:sz w:val="24"/>
          <w:szCs w:val="24"/>
        </w:rPr>
        <w:t>.</w:t>
      </w:r>
      <w:r w:rsidR="00237298" w:rsidRPr="00237298">
        <w:rPr>
          <w:rFonts w:ascii="Times New Roman" w:hAnsi="Times New Roman" w:cs="Times New Roman"/>
          <w:sz w:val="24"/>
          <w:szCs w:val="24"/>
        </w:rPr>
        <w:t xml:space="preserve"> </w:t>
      </w:r>
      <w:commentRangeStart w:id="26"/>
      <w:del w:id="27" w:author="Sean Maher" w:date="2017-07-17T20:14:00Z">
        <w:r w:rsidR="00237298" w:rsidRPr="00237298" w:rsidDel="00DF2BCD">
          <w:rPr>
            <w:rFonts w:ascii="Times New Roman" w:hAnsi="Times New Roman" w:cs="Times New Roman"/>
            <w:sz w:val="24"/>
            <w:szCs w:val="24"/>
          </w:rPr>
          <w:delText>An interaction expresses the combined relationship between two or more variables and the dependent variable by creating a new variable that is the product of the variables. The interaction between two numeric variables is generated by multiplying them</w:delText>
        </w:r>
        <w:r w:rsidR="00237298" w:rsidDel="00DF2BCD">
          <w:rPr>
            <w:rFonts w:ascii="Times New Roman" w:hAnsi="Times New Roman" w:cs="Times New Roman"/>
            <w:sz w:val="24"/>
            <w:szCs w:val="24"/>
          </w:rPr>
          <w:delText xml:space="preserve"> </w:delText>
        </w:r>
        <w:r w:rsidR="00237298" w:rsidDel="00DF2BCD">
          <w:rPr>
            <w:rFonts w:ascii="Times New Roman" w:hAnsi="Times New Roman" w:cs="Times New Roman"/>
            <w:sz w:val="24"/>
          </w:rPr>
          <w:delText>(“Poisson Regression”, n.d)</w:delText>
        </w:r>
        <w:r w:rsidR="00237298" w:rsidDel="00DF2BCD">
          <w:delText>.</w:delText>
        </w:r>
      </w:del>
      <w:commentRangeEnd w:id="26"/>
      <w:r w:rsidR="00DF2BCD">
        <w:rPr>
          <w:rStyle w:val="CommentReference"/>
        </w:rPr>
        <w:commentReference w:id="26"/>
      </w:r>
    </w:p>
    <w:p w14:paraId="234000E7" w14:textId="77777777" w:rsidR="002F0632" w:rsidRDefault="002F0632" w:rsidP="00674A97">
      <w:pPr>
        <w:framePr w:hSpace="180" w:wrap="around" w:vAnchor="text" w:hAnchor="margin" w:y="128"/>
        <w:spacing w:line="480" w:lineRule="auto"/>
        <w:rPr>
          <w:rFonts w:ascii="Times New Roman" w:hAnsi="Times New Roman" w:cs="Times New Roman"/>
          <w:sz w:val="24"/>
          <w:szCs w:val="24"/>
        </w:rPr>
      </w:pPr>
      <w:r>
        <w:rPr>
          <w:rFonts w:ascii="Times New Roman" w:hAnsi="Times New Roman" w:cs="Times New Roman"/>
          <w:sz w:val="24"/>
          <w:szCs w:val="24"/>
        </w:rPr>
        <w:t>Table</w:t>
      </w:r>
      <w:r w:rsidR="0065225F">
        <w:rPr>
          <w:rFonts w:ascii="Times New Roman" w:hAnsi="Times New Roman" w:cs="Times New Roman"/>
          <w:sz w:val="24"/>
          <w:szCs w:val="24"/>
        </w:rPr>
        <w:t xml:space="preserve"> 7</w:t>
      </w:r>
      <w:r>
        <w:rPr>
          <w:rFonts w:ascii="Times New Roman" w:hAnsi="Times New Roman" w:cs="Times New Roman"/>
          <w:sz w:val="24"/>
          <w:szCs w:val="24"/>
        </w:rPr>
        <w:t>: Statistical analysis table for the interactions of the independent variables.</w:t>
      </w:r>
    </w:p>
    <w:p w14:paraId="234000E8" w14:textId="77777777" w:rsidR="006415AE" w:rsidRDefault="006415AE" w:rsidP="00674A97">
      <w:pPr>
        <w:spacing w:line="480" w:lineRule="auto"/>
        <w:rPr>
          <w:rFonts w:ascii="Times New Roman" w:hAnsi="Times New Roman" w:cs="Times New Roman"/>
          <w:sz w:val="24"/>
          <w:szCs w:val="24"/>
        </w:rPr>
      </w:pPr>
    </w:p>
    <w:tbl>
      <w:tblPr>
        <w:tblpPr w:leftFromText="180" w:rightFromText="180" w:vertAnchor="text" w:horzAnchor="margin" w:tblpY="488"/>
        <w:tblW w:w="9750" w:type="dxa"/>
        <w:tblCellMar>
          <w:top w:w="15" w:type="dxa"/>
          <w:bottom w:w="15" w:type="dxa"/>
        </w:tblCellMar>
        <w:tblLook w:val="04A0" w:firstRow="1" w:lastRow="0" w:firstColumn="1" w:lastColumn="0" w:noHBand="0" w:noVBand="1"/>
      </w:tblPr>
      <w:tblGrid>
        <w:gridCol w:w="2778"/>
        <w:gridCol w:w="1717"/>
        <w:gridCol w:w="1759"/>
        <w:gridCol w:w="1211"/>
        <w:gridCol w:w="1289"/>
        <w:gridCol w:w="996"/>
      </w:tblGrid>
      <w:tr w:rsidR="006415AE" w:rsidRPr="006415AE" w14:paraId="234000EF" w14:textId="77777777" w:rsidTr="00D469E2">
        <w:trPr>
          <w:trHeight w:val="315"/>
        </w:trPr>
        <w:tc>
          <w:tcPr>
            <w:tcW w:w="277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9" w14:textId="77777777" w:rsidR="006415AE" w:rsidRPr="006415AE" w:rsidRDefault="006415AE" w:rsidP="007D540F">
            <w:pPr>
              <w:spacing w:after="0" w:line="240" w:lineRule="auto"/>
              <w:rPr>
                <w:rFonts w:ascii="Times New Roman" w:eastAsia="Times New Roman" w:hAnsi="Times New Roman" w:cs="Times New Roman"/>
                <w:b/>
                <w:bCs/>
                <w:sz w:val="24"/>
                <w:szCs w:val="24"/>
              </w:rPr>
            </w:pPr>
            <w:r w:rsidRPr="006415AE">
              <w:rPr>
                <w:rFonts w:ascii="Times New Roman" w:eastAsia="Times New Roman" w:hAnsi="Times New Roman" w:cs="Times New Roman"/>
                <w:b/>
                <w:bCs/>
                <w:sz w:val="24"/>
                <w:szCs w:val="24"/>
              </w:rPr>
              <w:t>Interactions of independent variables</w:t>
            </w:r>
          </w:p>
        </w:tc>
        <w:tc>
          <w:tcPr>
            <w:tcW w:w="17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A" w14:textId="77777777" w:rsidR="006415AE" w:rsidRPr="006415AE" w:rsidRDefault="00736D11" w:rsidP="007D540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6415AE" w:rsidRPr="006415AE">
              <w:rPr>
                <w:rFonts w:ascii="Times New Roman" w:eastAsia="Times New Roman" w:hAnsi="Times New Roman" w:cs="Times New Roman"/>
                <w:b/>
                <w:bCs/>
                <w:sz w:val="24"/>
                <w:szCs w:val="24"/>
              </w:rPr>
              <w:t>ndependent variable</w:t>
            </w:r>
          </w:p>
        </w:tc>
        <w:tc>
          <w:tcPr>
            <w:tcW w:w="175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B" w14:textId="77777777" w:rsidR="006415AE" w:rsidRPr="006415AE" w:rsidRDefault="006415AE" w:rsidP="007D540F">
            <w:pPr>
              <w:spacing w:after="0" w:line="240" w:lineRule="auto"/>
              <w:rPr>
                <w:rFonts w:ascii="Times New Roman" w:eastAsia="Times New Roman" w:hAnsi="Times New Roman" w:cs="Times New Roman"/>
                <w:b/>
                <w:bCs/>
                <w:sz w:val="24"/>
                <w:szCs w:val="24"/>
              </w:rPr>
            </w:pPr>
            <w:r w:rsidRPr="006415AE">
              <w:rPr>
                <w:rFonts w:ascii="Times New Roman" w:eastAsia="Times New Roman" w:hAnsi="Times New Roman" w:cs="Times New Roman"/>
                <w:b/>
                <w:bCs/>
                <w:sz w:val="24"/>
                <w:szCs w:val="24"/>
              </w:rPr>
              <w:t>Estimates</w:t>
            </w:r>
          </w:p>
        </w:tc>
        <w:tc>
          <w:tcPr>
            <w:tcW w:w="12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C" w14:textId="77777777" w:rsidR="006415AE" w:rsidRPr="006415AE" w:rsidRDefault="006415AE" w:rsidP="007D540F">
            <w:pPr>
              <w:spacing w:after="0" w:line="240" w:lineRule="auto"/>
              <w:rPr>
                <w:rFonts w:ascii="Times New Roman" w:eastAsia="Times New Roman" w:hAnsi="Times New Roman" w:cs="Times New Roman"/>
                <w:b/>
                <w:bCs/>
                <w:sz w:val="24"/>
                <w:szCs w:val="24"/>
              </w:rPr>
            </w:pPr>
            <w:r w:rsidRPr="006415AE">
              <w:rPr>
                <w:rFonts w:ascii="Times New Roman" w:eastAsia="Times New Roman" w:hAnsi="Times New Roman" w:cs="Times New Roman"/>
                <w:b/>
                <w:bCs/>
                <w:sz w:val="24"/>
                <w:szCs w:val="24"/>
              </w:rPr>
              <w:t>Standard error</w:t>
            </w:r>
          </w:p>
        </w:tc>
        <w:tc>
          <w:tcPr>
            <w:tcW w:w="128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D" w14:textId="77777777" w:rsidR="006415AE" w:rsidRPr="006415AE" w:rsidRDefault="006415AE" w:rsidP="007D540F">
            <w:pPr>
              <w:spacing w:after="0" w:line="240" w:lineRule="auto"/>
              <w:rPr>
                <w:rFonts w:ascii="Times New Roman" w:eastAsia="Times New Roman" w:hAnsi="Times New Roman" w:cs="Times New Roman"/>
                <w:b/>
                <w:bCs/>
                <w:sz w:val="24"/>
                <w:szCs w:val="24"/>
              </w:rPr>
            </w:pPr>
            <w:r w:rsidRPr="006415AE">
              <w:rPr>
                <w:rFonts w:ascii="Times New Roman" w:eastAsia="Times New Roman" w:hAnsi="Times New Roman" w:cs="Times New Roman"/>
                <w:b/>
                <w:bCs/>
                <w:sz w:val="24"/>
                <w:szCs w:val="24"/>
              </w:rPr>
              <w:t>Z value</w:t>
            </w:r>
          </w:p>
        </w:tc>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4000EE" w14:textId="49DEBDF7" w:rsidR="006415AE" w:rsidRPr="006415AE" w:rsidRDefault="006415AE" w:rsidP="00DF2BCD">
            <w:pPr>
              <w:spacing w:after="0" w:line="240" w:lineRule="auto"/>
              <w:rPr>
                <w:rFonts w:ascii="Times New Roman" w:eastAsia="Times New Roman" w:hAnsi="Times New Roman" w:cs="Times New Roman"/>
                <w:b/>
                <w:bCs/>
                <w:sz w:val="24"/>
                <w:szCs w:val="24"/>
              </w:rPr>
            </w:pPr>
            <w:del w:id="28" w:author="Sean Maher" w:date="2017-07-17T20:15:00Z">
              <w:r w:rsidRPr="006415AE" w:rsidDel="00DF2BCD">
                <w:rPr>
                  <w:rFonts w:ascii="Times New Roman" w:eastAsia="Times New Roman" w:hAnsi="Times New Roman" w:cs="Times New Roman"/>
                  <w:b/>
                  <w:bCs/>
                  <w:sz w:val="24"/>
                  <w:szCs w:val="24"/>
                </w:rPr>
                <w:delText xml:space="preserve">P </w:delText>
              </w:r>
            </w:del>
            <w:ins w:id="29" w:author="Sean Maher" w:date="2017-07-17T20:15:00Z">
              <w:r w:rsidR="00DF2BCD" w:rsidRPr="00DF2BCD">
                <w:rPr>
                  <w:rFonts w:ascii="Times New Roman" w:eastAsia="Times New Roman" w:hAnsi="Times New Roman" w:cs="Times New Roman"/>
                  <w:b/>
                  <w:bCs/>
                  <w:i/>
                  <w:sz w:val="24"/>
                  <w:szCs w:val="24"/>
                  <w:rPrChange w:id="30" w:author="Sean Maher" w:date="2017-07-17T20:15:00Z">
                    <w:rPr>
                      <w:rFonts w:ascii="Times New Roman" w:eastAsia="Times New Roman" w:hAnsi="Times New Roman" w:cs="Times New Roman"/>
                      <w:b/>
                      <w:bCs/>
                      <w:sz w:val="24"/>
                      <w:szCs w:val="24"/>
                    </w:rPr>
                  </w:rPrChange>
                </w:rPr>
                <w:t>P</w:t>
              </w:r>
              <w:r w:rsidR="00DF2BCD">
                <w:rPr>
                  <w:rFonts w:ascii="Times New Roman" w:eastAsia="Times New Roman" w:hAnsi="Times New Roman" w:cs="Times New Roman"/>
                  <w:b/>
                  <w:bCs/>
                  <w:sz w:val="24"/>
                  <w:szCs w:val="24"/>
                </w:rPr>
                <w:t>-</w:t>
              </w:r>
            </w:ins>
            <w:r w:rsidRPr="006415AE">
              <w:rPr>
                <w:rFonts w:ascii="Times New Roman" w:eastAsia="Times New Roman" w:hAnsi="Times New Roman" w:cs="Times New Roman"/>
                <w:b/>
                <w:bCs/>
                <w:sz w:val="24"/>
                <w:szCs w:val="24"/>
              </w:rPr>
              <w:t>value</w:t>
            </w:r>
          </w:p>
        </w:tc>
      </w:tr>
      <w:tr w:rsidR="006415AE" w:rsidRPr="006415AE" w14:paraId="234000F6"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noWrap/>
            <w:vAlign w:val="bottom"/>
            <w:hideMark/>
          </w:tcPr>
          <w:p w14:paraId="234000F0"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 xml:space="preserve">Forest2 + Urban2 + Ag2 + (1 | </w:t>
            </w:r>
            <w:proofErr w:type="spellStart"/>
            <w:r w:rsidRPr="006415AE">
              <w:rPr>
                <w:rFonts w:ascii="Times New Roman" w:eastAsia="Times New Roman" w:hAnsi="Times New Roman" w:cs="Times New Roman"/>
                <w:sz w:val="24"/>
                <w:szCs w:val="24"/>
              </w:rPr>
              <w:t>PatchName</w:t>
            </w:r>
            <w:proofErr w:type="spellEnd"/>
            <w:r w:rsidRPr="006415AE">
              <w:rPr>
                <w:rFonts w:ascii="Times New Roman" w:eastAsia="Times New Roman" w:hAnsi="Times New Roman" w:cs="Times New Roman"/>
                <w:sz w:val="24"/>
                <w:szCs w:val="24"/>
              </w:rPr>
              <w:t>) + (1 | 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0F1"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Forest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0F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0.00994</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0F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0.402</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0F4"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-2.847</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0F5"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0.0044</w:t>
            </w:r>
          </w:p>
        </w:tc>
      </w:tr>
      <w:tr w:rsidR="006415AE" w:rsidRPr="006415AE" w14:paraId="234000FD"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0F7"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0F8"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Urban</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0F9"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0.11132</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0FA"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0.107</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0FB"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0.092</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0FC"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0.9266</w:t>
            </w:r>
          </w:p>
        </w:tc>
      </w:tr>
      <w:tr w:rsidR="006415AE" w:rsidRPr="006415AE" w14:paraId="23400104"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0FE"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0FF"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Agriculture</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00"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0.355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01"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0.117</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0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0.945</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0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0.344</w:t>
            </w:r>
          </w:p>
        </w:tc>
      </w:tr>
      <w:tr w:rsidR="006415AE" w:rsidRPr="006415AE" w14:paraId="2340010B"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05"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06"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07"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-1.145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08"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0.199</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09"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1.786</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0A"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0.074</w:t>
            </w:r>
          </w:p>
        </w:tc>
      </w:tr>
      <w:tr w:rsidR="006415AE" w:rsidRPr="006415AE" w14:paraId="23400112"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noWrap/>
            <w:vAlign w:val="bottom"/>
            <w:hideMark/>
          </w:tcPr>
          <w:p w14:paraId="2340010C"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Forest2+Ag2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0D"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Forest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0E"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-0.06541</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0F"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0.07297</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10"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-2.797</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11"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0.0051</w:t>
            </w:r>
          </w:p>
        </w:tc>
      </w:tr>
      <w:tr w:rsidR="006415AE" w:rsidRPr="006415AE" w14:paraId="23400119"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13"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14"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Agriculture</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15"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0.4114</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16"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0.19749</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17"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-0.896</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18"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0.37</w:t>
            </w:r>
          </w:p>
        </w:tc>
      </w:tr>
      <w:tr w:rsidR="006415AE" w:rsidRPr="006415AE" w14:paraId="23400120"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1A"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1B"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1C"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-1.16175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1D"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0.4152</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1E"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2.083</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1F"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0.0372</w:t>
            </w:r>
          </w:p>
        </w:tc>
      </w:tr>
      <w:tr w:rsidR="006415AE" w:rsidRPr="006415AE" w14:paraId="23400127"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vAlign w:val="bottom"/>
            <w:hideMark/>
          </w:tcPr>
          <w:p w14:paraId="23400121"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Urban2+Ag2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22"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Urban</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2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0.1032</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24"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0.078</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25"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1.317</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26"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0.01907</w:t>
            </w:r>
          </w:p>
        </w:tc>
      </w:tr>
      <w:tr w:rsidR="006415AE" w:rsidRPr="006415AE" w14:paraId="2340012E"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28"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29"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Agriculture</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2A"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0.367</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2B"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0.1566</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2C"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2.344</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2D"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0.0044</w:t>
            </w:r>
          </w:p>
        </w:tc>
      </w:tr>
      <w:tr w:rsidR="006415AE" w:rsidRPr="006415AE" w14:paraId="23400135"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2F"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30"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31"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-1.145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3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0.402</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3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-2.846</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34"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0.187</w:t>
            </w:r>
          </w:p>
        </w:tc>
      </w:tr>
      <w:tr w:rsidR="006415AE" w:rsidRPr="006415AE" w14:paraId="2340013C"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vAlign w:val="bottom"/>
            <w:hideMark/>
          </w:tcPr>
          <w:p w14:paraId="23400136"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Forest2+Urban2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37"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Forest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38"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0.125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39"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0.08689</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3A"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1.439</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3B"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0.15</w:t>
            </w:r>
          </w:p>
        </w:tc>
      </w:tr>
      <w:tr w:rsidR="006415AE" w:rsidRPr="006415AE" w14:paraId="23400143"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3D"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3E"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Urban</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3F"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0.16791</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40"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0.11722</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41"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1.432</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4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0.15203</w:t>
            </w:r>
          </w:p>
        </w:tc>
      </w:tr>
      <w:tr w:rsidR="006415AE" w:rsidRPr="006415AE" w14:paraId="2340014A"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44"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45"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46"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-1.17129</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47"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0.42896</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48"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-2.731</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49"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0.00632</w:t>
            </w:r>
          </w:p>
        </w:tc>
      </w:tr>
      <w:tr w:rsidR="006415AE" w:rsidRPr="006415AE" w14:paraId="23400151"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vAlign w:val="bottom"/>
            <w:hideMark/>
          </w:tcPr>
          <w:p w14:paraId="2340014B"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Forest2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4C"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Forest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4D"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0.0305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4E"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0.0558</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4F"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0.548</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50"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0.583</w:t>
            </w:r>
          </w:p>
        </w:tc>
      </w:tr>
      <w:tr w:rsidR="006415AE" w:rsidRPr="006415AE" w14:paraId="23400158"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52"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53"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54"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-1.21</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55"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0.462</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56"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-2.615</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57"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0.008</w:t>
            </w:r>
          </w:p>
        </w:tc>
      </w:tr>
      <w:tr w:rsidR="006415AE" w:rsidRPr="006415AE" w14:paraId="2340015F"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vAlign w:val="bottom"/>
            <w:hideMark/>
          </w:tcPr>
          <w:p w14:paraId="23400159"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Urban2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5A"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Urban</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5B"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0.0365</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5C"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0.077</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5D"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0.47</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5E"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0.638</w:t>
            </w:r>
          </w:p>
        </w:tc>
      </w:tr>
      <w:tr w:rsidR="006415AE" w:rsidRPr="006415AE" w14:paraId="23400166"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60"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61"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6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-1.2</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6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0.45869</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64"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-2.617</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65"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0.0088</w:t>
            </w:r>
          </w:p>
        </w:tc>
      </w:tr>
      <w:tr w:rsidR="006415AE" w:rsidRPr="006415AE" w14:paraId="2340016D" w14:textId="77777777" w:rsidTr="00D469E2">
        <w:trPr>
          <w:trHeight w:val="315"/>
        </w:trPr>
        <w:tc>
          <w:tcPr>
            <w:tcW w:w="2778" w:type="dxa"/>
            <w:vMerge w:val="restart"/>
            <w:tcBorders>
              <w:top w:val="single" w:sz="4" w:space="0" w:color="auto"/>
              <w:left w:val="single" w:sz="4" w:space="0" w:color="auto"/>
              <w:bottom w:val="single" w:sz="4" w:space="0" w:color="auto"/>
              <w:right w:val="single" w:sz="4" w:space="0" w:color="auto"/>
            </w:tcBorders>
            <w:vAlign w:val="bottom"/>
            <w:hideMark/>
          </w:tcPr>
          <w:p w14:paraId="23400167" w14:textId="77777777" w:rsidR="006415AE" w:rsidRPr="006415AE" w:rsidRDefault="006415AE" w:rsidP="007D540F">
            <w:pPr>
              <w:spacing w:after="0" w:line="240" w:lineRule="auto"/>
              <w:jc w:val="center"/>
              <w:rPr>
                <w:rFonts w:ascii="Times New Roman" w:eastAsia="Times New Roman" w:hAnsi="Times New Roman" w:cs="Times New Roman"/>
                <w:sz w:val="24"/>
                <w:szCs w:val="24"/>
              </w:rPr>
            </w:pPr>
            <w:r w:rsidRPr="006415AE">
              <w:rPr>
                <w:rFonts w:ascii="Times New Roman" w:eastAsia="Times New Roman" w:hAnsi="Times New Roman" w:cs="Times New Roman"/>
                <w:sz w:val="24"/>
                <w:szCs w:val="24"/>
              </w:rPr>
              <w:t>Ag2 +(1|PatchName)+(1|Year)</w:t>
            </w: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68"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Agriculture</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69"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0.299</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6A"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0.151</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6B"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1.974</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6C"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0.0484</w:t>
            </w:r>
          </w:p>
        </w:tc>
      </w:tr>
      <w:tr w:rsidR="006415AE" w:rsidRPr="006415AE" w14:paraId="23400174" w14:textId="77777777" w:rsidTr="00D469E2">
        <w:trPr>
          <w:trHeight w:val="315"/>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2340016E" w14:textId="77777777" w:rsidR="006415AE" w:rsidRPr="006415AE" w:rsidRDefault="006415AE" w:rsidP="007D540F">
            <w:pPr>
              <w:spacing w:after="0" w:line="240" w:lineRule="auto"/>
              <w:rPr>
                <w:rFonts w:ascii="Times New Roman" w:eastAsia="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noWrap/>
            <w:vAlign w:val="bottom"/>
            <w:hideMark/>
          </w:tcPr>
          <w:p w14:paraId="2340016F" w14:textId="77777777" w:rsidR="006415AE" w:rsidRPr="006415AE" w:rsidRDefault="006415AE" w:rsidP="007D540F">
            <w:pPr>
              <w:spacing w:after="0" w:line="240" w:lineRule="auto"/>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Intercept</w:t>
            </w:r>
          </w:p>
        </w:tc>
        <w:tc>
          <w:tcPr>
            <w:tcW w:w="1759" w:type="dxa"/>
            <w:tcBorders>
              <w:top w:val="single" w:sz="4" w:space="0" w:color="auto"/>
              <w:left w:val="single" w:sz="4" w:space="0" w:color="auto"/>
              <w:bottom w:val="single" w:sz="4" w:space="0" w:color="auto"/>
              <w:right w:val="single" w:sz="4" w:space="0" w:color="auto"/>
            </w:tcBorders>
            <w:noWrap/>
            <w:vAlign w:val="bottom"/>
            <w:hideMark/>
          </w:tcPr>
          <w:p w14:paraId="23400170"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-1.1737</w:t>
            </w:r>
          </w:p>
        </w:tc>
        <w:tc>
          <w:tcPr>
            <w:tcW w:w="1211" w:type="dxa"/>
            <w:tcBorders>
              <w:top w:val="single" w:sz="4" w:space="0" w:color="auto"/>
              <w:left w:val="single" w:sz="4" w:space="0" w:color="auto"/>
              <w:bottom w:val="single" w:sz="4" w:space="0" w:color="auto"/>
              <w:right w:val="single" w:sz="4" w:space="0" w:color="auto"/>
            </w:tcBorders>
            <w:noWrap/>
            <w:vAlign w:val="bottom"/>
            <w:hideMark/>
          </w:tcPr>
          <w:p w14:paraId="23400171"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0.425</w:t>
            </w:r>
          </w:p>
        </w:tc>
        <w:tc>
          <w:tcPr>
            <w:tcW w:w="1289" w:type="dxa"/>
            <w:tcBorders>
              <w:top w:val="single" w:sz="4" w:space="0" w:color="auto"/>
              <w:left w:val="single" w:sz="4" w:space="0" w:color="auto"/>
              <w:bottom w:val="single" w:sz="4" w:space="0" w:color="auto"/>
              <w:right w:val="single" w:sz="4" w:space="0" w:color="auto"/>
            </w:tcBorders>
            <w:noWrap/>
            <w:vAlign w:val="bottom"/>
            <w:hideMark/>
          </w:tcPr>
          <w:p w14:paraId="23400172"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-2.759</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23400173" w14:textId="77777777" w:rsidR="006415AE" w:rsidRPr="006415AE" w:rsidRDefault="006415AE" w:rsidP="007D540F">
            <w:pPr>
              <w:spacing w:after="0" w:line="240" w:lineRule="auto"/>
              <w:jc w:val="right"/>
              <w:rPr>
                <w:rFonts w:ascii="Times New Roman" w:eastAsia="Times New Roman" w:hAnsi="Times New Roman" w:cs="Times New Roman"/>
                <w:color w:val="000000"/>
                <w:sz w:val="24"/>
                <w:szCs w:val="24"/>
              </w:rPr>
            </w:pPr>
            <w:r w:rsidRPr="006415AE">
              <w:rPr>
                <w:rFonts w:ascii="Times New Roman" w:eastAsia="Times New Roman" w:hAnsi="Times New Roman" w:cs="Times New Roman"/>
                <w:color w:val="000000"/>
                <w:sz w:val="24"/>
                <w:szCs w:val="24"/>
              </w:rPr>
              <w:t>0.0058</w:t>
            </w:r>
          </w:p>
        </w:tc>
      </w:tr>
    </w:tbl>
    <w:p w14:paraId="23400175" w14:textId="77777777" w:rsidR="006415AE" w:rsidRDefault="006415AE" w:rsidP="00674A97">
      <w:pPr>
        <w:spacing w:line="480" w:lineRule="auto"/>
        <w:rPr>
          <w:rFonts w:ascii="Times New Roman" w:hAnsi="Times New Roman" w:cs="Times New Roman"/>
          <w:sz w:val="24"/>
          <w:szCs w:val="24"/>
        </w:rPr>
      </w:pPr>
    </w:p>
    <w:p w14:paraId="23400176" w14:textId="0B6426CB" w:rsidR="00490E7C" w:rsidDel="00DF2BCD" w:rsidRDefault="00425CA4" w:rsidP="00DF2BCD">
      <w:pPr>
        <w:spacing w:line="480" w:lineRule="auto"/>
        <w:ind w:firstLine="720"/>
        <w:rPr>
          <w:del w:id="31" w:author="Sean Maher" w:date="2017-07-17T20:16:00Z"/>
          <w:rFonts w:ascii="Times New Roman" w:hAnsi="Times New Roman" w:cs="Times New Roman"/>
          <w:sz w:val="24"/>
          <w:szCs w:val="24"/>
        </w:rPr>
      </w:pPr>
      <w:r>
        <w:rPr>
          <w:rFonts w:ascii="Times New Roman" w:hAnsi="Times New Roman" w:cs="Times New Roman"/>
          <w:sz w:val="24"/>
          <w:szCs w:val="24"/>
        </w:rPr>
        <w:t>Above table</w:t>
      </w:r>
      <w:r w:rsidR="00490E7C">
        <w:rPr>
          <w:rFonts w:ascii="Times New Roman" w:hAnsi="Times New Roman" w:cs="Times New Roman"/>
          <w:sz w:val="24"/>
          <w:szCs w:val="24"/>
        </w:rPr>
        <w:t xml:space="preserve"> </w:t>
      </w:r>
      <w:r w:rsidR="0065225F">
        <w:rPr>
          <w:rFonts w:ascii="Times New Roman" w:hAnsi="Times New Roman" w:cs="Times New Roman"/>
          <w:sz w:val="24"/>
          <w:szCs w:val="24"/>
        </w:rPr>
        <w:t>7</w:t>
      </w:r>
      <w:r w:rsidR="00490E7C">
        <w:rPr>
          <w:rFonts w:ascii="Times New Roman" w:hAnsi="Times New Roman" w:cs="Times New Roman"/>
          <w:sz w:val="24"/>
          <w:szCs w:val="24"/>
        </w:rPr>
        <w:t>,</w:t>
      </w:r>
      <w:r>
        <w:rPr>
          <w:rFonts w:ascii="Times New Roman" w:hAnsi="Times New Roman" w:cs="Times New Roman"/>
          <w:sz w:val="24"/>
          <w:szCs w:val="24"/>
        </w:rPr>
        <w:t xml:space="preserve"> shows that there are in total seven models developed to </w:t>
      </w:r>
      <w:del w:id="32" w:author="Sean Maher" w:date="2017-07-17T20:16:00Z">
        <w:r w:rsidDel="00DF2BCD">
          <w:rPr>
            <w:rFonts w:ascii="Times New Roman" w:hAnsi="Times New Roman" w:cs="Times New Roman"/>
            <w:sz w:val="24"/>
            <w:szCs w:val="24"/>
          </w:rPr>
          <w:delText xml:space="preserve">find </w:delText>
        </w:r>
      </w:del>
      <w:ins w:id="33" w:author="Sean Maher" w:date="2017-07-17T20:16:00Z">
        <w:r w:rsidR="00DF2BCD">
          <w:rPr>
            <w:rFonts w:ascii="Times New Roman" w:hAnsi="Times New Roman" w:cs="Times New Roman"/>
            <w:sz w:val="24"/>
            <w:szCs w:val="24"/>
          </w:rPr>
          <w:t>test for</w:t>
        </w:r>
      </w:ins>
      <w:del w:id="34" w:author="Sean Maher" w:date="2017-07-17T20:16:00Z">
        <w:r w:rsidDel="00DF2BCD">
          <w:rPr>
            <w:rFonts w:ascii="Times New Roman" w:hAnsi="Times New Roman" w:cs="Times New Roman"/>
            <w:sz w:val="24"/>
            <w:szCs w:val="24"/>
          </w:rPr>
          <w:delText>the</w:delText>
        </w:r>
      </w:del>
      <w:r>
        <w:rPr>
          <w:rFonts w:ascii="Times New Roman" w:hAnsi="Times New Roman" w:cs="Times New Roman"/>
          <w:sz w:val="24"/>
          <w:szCs w:val="24"/>
        </w:rPr>
        <w:t xml:space="preserve"> significant </w:t>
      </w:r>
      <w:del w:id="35" w:author="Sean Maher" w:date="2017-07-17T20:16:00Z">
        <w:r w:rsidDel="00DF2BCD">
          <w:rPr>
            <w:rFonts w:ascii="Times New Roman" w:hAnsi="Times New Roman" w:cs="Times New Roman"/>
            <w:sz w:val="24"/>
            <w:szCs w:val="24"/>
          </w:rPr>
          <w:delText>interactions</w:delText>
        </w:r>
      </w:del>
      <w:ins w:id="36" w:author="Sean Maher" w:date="2017-07-17T20:16:00Z">
        <w:r w:rsidR="00DF2BCD">
          <w:rPr>
            <w:rFonts w:ascii="Times New Roman" w:hAnsi="Times New Roman" w:cs="Times New Roman"/>
            <w:sz w:val="24"/>
            <w:szCs w:val="24"/>
          </w:rPr>
          <w:t>effects</w:t>
        </w:r>
      </w:ins>
      <w:r>
        <w:rPr>
          <w:rFonts w:ascii="Times New Roman" w:hAnsi="Times New Roman" w:cs="Times New Roman"/>
          <w:sz w:val="24"/>
          <w:szCs w:val="24"/>
        </w:rPr>
        <w:t xml:space="preserve">. </w:t>
      </w:r>
      <w:del w:id="37" w:author="Sean Maher" w:date="2017-07-17T20:16:00Z">
        <w:r w:rsidR="00490E7C" w:rsidDel="00DF2BCD">
          <w:rPr>
            <w:rFonts w:ascii="Times New Roman" w:hAnsi="Times New Roman" w:cs="Times New Roman"/>
            <w:sz w:val="24"/>
            <w:szCs w:val="24"/>
          </w:rPr>
          <w:delText xml:space="preserve">The tiger mortality data is the dependent </w:delText>
        </w:r>
        <w:r w:rsidR="00D34E5F" w:rsidDel="00DF2BCD">
          <w:rPr>
            <w:rFonts w:ascii="Times New Roman" w:hAnsi="Times New Roman" w:cs="Times New Roman"/>
            <w:sz w:val="24"/>
            <w:szCs w:val="24"/>
          </w:rPr>
          <w:delText>variable in the equation below,</w:delText>
        </w:r>
      </w:del>
    </w:p>
    <w:p w14:paraId="23400177" w14:textId="3B852BE6" w:rsidR="00490E7C" w:rsidRPr="00490E7C" w:rsidDel="00DF2BCD" w:rsidRDefault="00490E7C" w:rsidP="00DF2BCD">
      <w:pPr>
        <w:spacing w:line="480" w:lineRule="auto"/>
        <w:ind w:firstLine="720"/>
        <w:rPr>
          <w:del w:id="38" w:author="Sean Maher" w:date="2017-07-17T20:16:00Z"/>
          <w:rFonts w:ascii="Times New Roman" w:eastAsiaTheme="minorEastAsia" w:hAnsi="Times New Roman" w:cs="Times New Roman"/>
          <w:sz w:val="24"/>
          <w:szCs w:val="24"/>
        </w:rPr>
      </w:pPr>
      <m:oMathPara>
        <m:oMath>
          <m:r>
            <w:del w:id="39" w:author="Sean Maher" w:date="2017-07-17T20:16:00Z">
              <w:rPr>
                <w:rFonts w:ascii="Cambria Math" w:hAnsi="Cambria Math" w:cs="Times New Roman"/>
                <w:sz w:val="24"/>
                <w:szCs w:val="24"/>
              </w:rPr>
              <w:lastRenderedPageBreak/>
              <m:t>y=mx+b ;</m:t>
            </w:del>
          </m:r>
        </m:oMath>
      </m:oMathPara>
    </w:p>
    <w:p w14:paraId="23400178" w14:textId="214FD37F" w:rsidR="00490E7C" w:rsidRDefault="00490E7C" w:rsidP="00187784">
      <w:pPr>
        <w:spacing w:line="480" w:lineRule="auto"/>
        <w:ind w:firstLine="720"/>
        <w:rPr>
          <w:rFonts w:ascii="Times New Roman" w:hAnsi="Times New Roman" w:cs="Times New Roman"/>
          <w:sz w:val="24"/>
          <w:szCs w:val="24"/>
        </w:rPr>
      </w:pPr>
      <w:del w:id="40" w:author="Sean Maher" w:date="2017-07-17T20:16:00Z">
        <w:r w:rsidRPr="00DB259F" w:rsidDel="00DF2BCD">
          <w:rPr>
            <w:rFonts w:ascii="Times New Roman" w:hAnsi="Times New Roman" w:cs="Times New Roman"/>
            <w:noProof/>
            <w:sz w:val="24"/>
            <w:szCs w:val="24"/>
          </w:rPr>
          <w:delText>Where m is the slope and b is constant.</w:delText>
        </w:r>
      </w:del>
    </w:p>
    <w:p w14:paraId="23400179" w14:textId="59E80B62" w:rsidR="006F5E9D" w:rsidRPr="0077687C" w:rsidRDefault="00425CA4" w:rsidP="0077687C">
      <w:pPr>
        <w:spacing w:line="480" w:lineRule="auto"/>
        <w:ind w:firstLine="720"/>
        <w:rPr>
          <w:rFonts w:ascii="Times New Roman" w:eastAsiaTheme="minorEastAsia" w:hAnsi="Times New Roman" w:cs="Times New Roman"/>
          <w:sz w:val="24"/>
          <w:szCs w:val="24"/>
        </w:rPr>
      </w:pPr>
      <w:commentRangeStart w:id="41"/>
      <w:r>
        <w:rPr>
          <w:rFonts w:ascii="Times New Roman" w:hAnsi="Times New Roman" w:cs="Times New Roman"/>
          <w:sz w:val="24"/>
          <w:szCs w:val="24"/>
        </w:rPr>
        <w:t xml:space="preserve">The first model is the interaction between all the </w:t>
      </w:r>
      <w:r w:rsidR="00C46A9B">
        <w:rPr>
          <w:rFonts w:ascii="Times New Roman" w:hAnsi="Times New Roman" w:cs="Times New Roman"/>
          <w:sz w:val="24"/>
          <w:szCs w:val="24"/>
        </w:rPr>
        <w:t>three variables</w:t>
      </w:r>
      <w:r>
        <w:rPr>
          <w:rFonts w:ascii="Times New Roman" w:hAnsi="Times New Roman" w:cs="Times New Roman"/>
          <w:sz w:val="24"/>
          <w:szCs w:val="24"/>
        </w:rPr>
        <w:t xml:space="preserve"> together. All the </w:t>
      </w:r>
      <w:r w:rsidR="00891883">
        <w:rPr>
          <w:rFonts w:ascii="Times New Roman" w:hAnsi="Times New Roman" w:cs="Times New Roman"/>
          <w:sz w:val="24"/>
          <w:szCs w:val="24"/>
        </w:rPr>
        <w:t xml:space="preserve">models </w:t>
      </w:r>
      <w:r w:rsidR="00C46A9B">
        <w:rPr>
          <w:rFonts w:ascii="Times New Roman" w:hAnsi="Times New Roman" w:cs="Times New Roman"/>
          <w:sz w:val="24"/>
          <w:szCs w:val="24"/>
        </w:rPr>
        <w:t>have</w:t>
      </w:r>
      <w:r>
        <w:rPr>
          <w:rFonts w:ascii="Times New Roman" w:hAnsi="Times New Roman" w:cs="Times New Roman"/>
          <w:sz w:val="24"/>
          <w:szCs w:val="24"/>
        </w:rPr>
        <w:t xml:space="preserve"> the categorical variables such as ‘Patch name’ </w:t>
      </w:r>
      <w:r w:rsidR="00C46A9B">
        <w:rPr>
          <w:rFonts w:ascii="Times New Roman" w:hAnsi="Times New Roman" w:cs="Times New Roman"/>
          <w:sz w:val="24"/>
          <w:szCs w:val="24"/>
        </w:rPr>
        <w:t>and ‘</w:t>
      </w:r>
      <w:r>
        <w:rPr>
          <w:rFonts w:ascii="Times New Roman" w:hAnsi="Times New Roman" w:cs="Times New Roman"/>
          <w:sz w:val="24"/>
          <w:szCs w:val="24"/>
        </w:rPr>
        <w:t xml:space="preserve">Year’ included with them in the interaction. </w:t>
      </w:r>
      <w:del w:id="42" w:author="Sean Maher" w:date="2017-07-17T20:16:00Z">
        <w:r w:rsidR="00876012" w:rsidRPr="00876012" w:rsidDel="00DF2BCD">
          <w:rPr>
            <w:rFonts w:ascii="Times New Roman" w:hAnsi="Times New Roman" w:cs="Times New Roman"/>
            <w:sz w:val="24"/>
          </w:rPr>
          <w:delText>The interaction between to categorical variables is generated by multiplying each pair of indicator variables. The interaction between a numeric variable and a categorical variable is created by generating all products between the numeric variable and the indicator variables generated from the categorical variable</w:delText>
        </w:r>
        <w:r w:rsidR="00876012" w:rsidDel="00DF2BCD">
          <w:rPr>
            <w:rFonts w:ascii="Times New Roman" w:hAnsi="Times New Roman" w:cs="Times New Roman"/>
            <w:sz w:val="24"/>
          </w:rPr>
          <w:delText xml:space="preserve"> </w:delText>
        </w:r>
        <w:r w:rsidR="00876012" w:rsidRPr="00237298" w:rsidDel="00DF2BCD">
          <w:rPr>
            <w:rFonts w:ascii="Times New Roman" w:hAnsi="Times New Roman" w:cs="Times New Roman"/>
            <w:sz w:val="24"/>
            <w:szCs w:val="24"/>
          </w:rPr>
          <w:delText>them</w:delText>
        </w:r>
        <w:r w:rsidR="00876012" w:rsidDel="00DF2BCD">
          <w:rPr>
            <w:rFonts w:ascii="Times New Roman" w:hAnsi="Times New Roman" w:cs="Times New Roman"/>
            <w:sz w:val="24"/>
            <w:szCs w:val="24"/>
          </w:rPr>
          <w:delText xml:space="preserve"> </w:delText>
        </w:r>
        <w:r w:rsidR="00876012" w:rsidDel="00DF2BCD">
          <w:rPr>
            <w:rFonts w:ascii="Times New Roman" w:hAnsi="Times New Roman" w:cs="Times New Roman"/>
            <w:sz w:val="24"/>
          </w:rPr>
          <w:delText>(“Poisson Regression”, n.d)</w:delText>
        </w:r>
        <w:r w:rsidR="00876012" w:rsidDel="00DF2BCD">
          <w:delText xml:space="preserve">. </w:delText>
        </w:r>
      </w:del>
      <w:r w:rsidR="00D562E2">
        <w:rPr>
          <w:rFonts w:ascii="Times New Roman" w:hAnsi="Times New Roman" w:cs="Times New Roman"/>
          <w:sz w:val="24"/>
          <w:szCs w:val="24"/>
        </w:rPr>
        <w:t xml:space="preserve">The </w:t>
      </w:r>
      <w:del w:id="43" w:author="Sean Maher" w:date="2017-07-17T20:21:00Z">
        <w:r w:rsidR="00D562E2" w:rsidRPr="00DF2BCD" w:rsidDel="00DF2BCD">
          <w:rPr>
            <w:rFonts w:ascii="Times New Roman" w:hAnsi="Times New Roman" w:cs="Times New Roman"/>
            <w:i/>
            <w:sz w:val="24"/>
            <w:szCs w:val="24"/>
            <w:rPrChange w:id="44" w:author="Sean Maher" w:date="2017-07-17T20:21:00Z">
              <w:rPr>
                <w:rFonts w:ascii="Times New Roman" w:hAnsi="Times New Roman" w:cs="Times New Roman"/>
                <w:sz w:val="24"/>
                <w:szCs w:val="24"/>
              </w:rPr>
            </w:rPrChange>
          </w:rPr>
          <w:delText>P</w:delText>
        </w:r>
        <w:r w:rsidR="00D562E2" w:rsidDel="00DF2BCD">
          <w:rPr>
            <w:rFonts w:ascii="Times New Roman" w:hAnsi="Times New Roman" w:cs="Times New Roman"/>
            <w:sz w:val="24"/>
            <w:szCs w:val="24"/>
          </w:rPr>
          <w:delText xml:space="preserve"> </w:delText>
        </w:r>
      </w:del>
      <w:ins w:id="45" w:author="Sean Maher" w:date="2017-07-17T20:21:00Z">
        <w:r w:rsidR="00DF2BCD" w:rsidRPr="00DF2BCD">
          <w:rPr>
            <w:rFonts w:ascii="Times New Roman" w:hAnsi="Times New Roman" w:cs="Times New Roman"/>
            <w:i/>
            <w:sz w:val="24"/>
            <w:szCs w:val="24"/>
            <w:rPrChange w:id="46" w:author="Sean Maher" w:date="2017-07-17T20:21:00Z">
              <w:rPr>
                <w:rFonts w:ascii="Times New Roman" w:hAnsi="Times New Roman" w:cs="Times New Roman"/>
                <w:sz w:val="24"/>
                <w:szCs w:val="24"/>
              </w:rPr>
            </w:rPrChange>
          </w:rPr>
          <w:t>P</w:t>
        </w:r>
        <w:r w:rsidR="00DF2BCD">
          <w:rPr>
            <w:rFonts w:ascii="Times New Roman" w:hAnsi="Times New Roman" w:cs="Times New Roman"/>
            <w:sz w:val="24"/>
            <w:szCs w:val="24"/>
          </w:rPr>
          <w:t>-</w:t>
        </w:r>
      </w:ins>
      <w:r w:rsidR="00D562E2">
        <w:rPr>
          <w:rFonts w:ascii="Times New Roman" w:hAnsi="Times New Roman" w:cs="Times New Roman"/>
          <w:sz w:val="24"/>
          <w:szCs w:val="24"/>
        </w:rPr>
        <w:t>values f</w:t>
      </w:r>
      <w:bookmarkStart w:id="47" w:name="_GoBack"/>
      <w:bookmarkEnd w:id="47"/>
      <w:r w:rsidR="00D562E2">
        <w:rPr>
          <w:rFonts w:ascii="Times New Roman" w:hAnsi="Times New Roman" w:cs="Times New Roman"/>
          <w:sz w:val="24"/>
          <w:szCs w:val="24"/>
        </w:rPr>
        <w:t>rom the table</w:t>
      </w:r>
      <w:del w:id="48" w:author="Sean Maher" w:date="2017-07-17T20:21:00Z">
        <w:r w:rsidR="00D562E2" w:rsidDel="00DF2BCD">
          <w:rPr>
            <w:rFonts w:ascii="Times New Roman" w:hAnsi="Times New Roman" w:cs="Times New Roman"/>
            <w:sz w:val="24"/>
            <w:szCs w:val="24"/>
          </w:rPr>
          <w:delText>s</w:delText>
        </w:r>
      </w:del>
      <w:r w:rsidR="00D562E2">
        <w:rPr>
          <w:rFonts w:ascii="Times New Roman" w:hAnsi="Times New Roman" w:cs="Times New Roman"/>
          <w:sz w:val="24"/>
          <w:szCs w:val="24"/>
        </w:rPr>
        <w:t xml:space="preserve"> show that the </w:t>
      </w:r>
      <w:r w:rsidR="00B4070F">
        <w:rPr>
          <w:rFonts w:ascii="Times New Roman" w:hAnsi="Times New Roman" w:cs="Times New Roman"/>
          <w:sz w:val="24"/>
          <w:szCs w:val="24"/>
        </w:rPr>
        <w:t>a</w:t>
      </w:r>
      <w:r w:rsidR="00D562E2">
        <w:rPr>
          <w:rFonts w:ascii="Times New Roman" w:hAnsi="Times New Roman" w:cs="Times New Roman"/>
          <w:sz w:val="24"/>
          <w:szCs w:val="24"/>
        </w:rPr>
        <w:t>griculture is</w:t>
      </w:r>
      <w:r w:rsidR="00D562E2" w:rsidRPr="00DB259F">
        <w:rPr>
          <w:rFonts w:ascii="Times New Roman" w:hAnsi="Times New Roman" w:cs="Times New Roman"/>
          <w:noProof/>
          <w:sz w:val="24"/>
          <w:szCs w:val="24"/>
        </w:rPr>
        <w:t xml:space="preserve"> </w:t>
      </w:r>
      <w:commentRangeStart w:id="49"/>
      <w:r w:rsidR="00D562E2" w:rsidRPr="00DB259F">
        <w:rPr>
          <w:rFonts w:ascii="Times New Roman" w:hAnsi="Times New Roman" w:cs="Times New Roman"/>
          <w:noProof/>
          <w:sz w:val="24"/>
          <w:szCs w:val="24"/>
        </w:rPr>
        <w:t>significant</w:t>
      </w:r>
      <w:r w:rsidR="00D562E2">
        <w:rPr>
          <w:rFonts w:ascii="Times New Roman" w:hAnsi="Times New Roman" w:cs="Times New Roman"/>
          <w:sz w:val="24"/>
          <w:szCs w:val="24"/>
        </w:rPr>
        <w:t xml:space="preserve"> here</w:t>
      </w:r>
      <w:commentRangeEnd w:id="49"/>
      <w:r w:rsidR="00187784">
        <w:rPr>
          <w:rStyle w:val="CommentReference"/>
        </w:rPr>
        <w:commentReference w:id="49"/>
      </w:r>
      <w:r w:rsidR="00D562E2">
        <w:rPr>
          <w:rFonts w:ascii="Times New Roman" w:hAnsi="Times New Roman" w:cs="Times New Roman"/>
          <w:sz w:val="24"/>
          <w:szCs w:val="24"/>
        </w:rPr>
        <w:t xml:space="preserve">. </w:t>
      </w:r>
      <w:r w:rsidR="00B4070F">
        <w:rPr>
          <w:rFonts w:ascii="Times New Roman" w:hAnsi="Times New Roman" w:cs="Times New Roman"/>
          <w:sz w:val="24"/>
          <w:szCs w:val="24"/>
        </w:rPr>
        <w:t>T</w:t>
      </w:r>
      <w:r w:rsidR="00C46A9B">
        <w:rPr>
          <w:rFonts w:ascii="Times New Roman" w:hAnsi="Times New Roman" w:cs="Times New Roman"/>
          <w:sz w:val="24"/>
          <w:szCs w:val="24"/>
        </w:rPr>
        <w:t xml:space="preserve">he next three model has the </w:t>
      </w:r>
      <w:del w:id="50" w:author="Sean Maher" w:date="2017-07-17T20:23:00Z">
        <w:r w:rsidR="00C46A9B" w:rsidDel="00187784">
          <w:rPr>
            <w:rFonts w:ascii="Times New Roman" w:hAnsi="Times New Roman" w:cs="Times New Roman"/>
            <w:sz w:val="24"/>
            <w:szCs w:val="24"/>
          </w:rPr>
          <w:delText xml:space="preserve">interaction </w:delText>
        </w:r>
      </w:del>
      <w:ins w:id="51" w:author="Sean Maher" w:date="2017-07-17T20:23:00Z">
        <w:r w:rsidR="00187784">
          <w:rPr>
            <w:rFonts w:ascii="Times New Roman" w:hAnsi="Times New Roman" w:cs="Times New Roman"/>
            <w:sz w:val="24"/>
            <w:szCs w:val="24"/>
          </w:rPr>
          <w:t xml:space="preserve">combination of </w:t>
        </w:r>
      </w:ins>
      <w:r w:rsidR="00C46A9B">
        <w:rPr>
          <w:rFonts w:ascii="Times New Roman" w:hAnsi="Times New Roman" w:cs="Times New Roman"/>
          <w:sz w:val="24"/>
          <w:szCs w:val="24"/>
        </w:rPr>
        <w:t>only with two variables such as forest</w:t>
      </w:r>
      <w:r w:rsidR="00B4070F">
        <w:rPr>
          <w:rFonts w:ascii="Times New Roman" w:hAnsi="Times New Roman" w:cs="Times New Roman"/>
          <w:sz w:val="24"/>
          <w:szCs w:val="24"/>
        </w:rPr>
        <w:t xml:space="preserve"> and urban, u</w:t>
      </w:r>
      <w:r w:rsidR="00C46A9B">
        <w:rPr>
          <w:rFonts w:ascii="Times New Roman" w:hAnsi="Times New Roman" w:cs="Times New Roman"/>
          <w:sz w:val="24"/>
          <w:szCs w:val="24"/>
        </w:rPr>
        <w:t xml:space="preserve">rban and </w:t>
      </w:r>
      <w:r w:rsidR="00D562E2">
        <w:rPr>
          <w:rFonts w:ascii="Times New Roman" w:hAnsi="Times New Roman" w:cs="Times New Roman"/>
          <w:sz w:val="24"/>
          <w:szCs w:val="24"/>
        </w:rPr>
        <w:t>agriculture,</w:t>
      </w:r>
      <w:r w:rsidR="00B4070F">
        <w:rPr>
          <w:rFonts w:ascii="Times New Roman" w:hAnsi="Times New Roman" w:cs="Times New Roman"/>
          <w:sz w:val="24"/>
          <w:szCs w:val="24"/>
        </w:rPr>
        <w:t xml:space="preserve"> </w:t>
      </w:r>
      <w:r w:rsidR="00B4070F" w:rsidRPr="00DB259F">
        <w:rPr>
          <w:rFonts w:ascii="Times New Roman" w:hAnsi="Times New Roman" w:cs="Times New Roman"/>
          <w:noProof/>
          <w:sz w:val="24"/>
          <w:szCs w:val="24"/>
        </w:rPr>
        <w:t>a</w:t>
      </w:r>
      <w:r w:rsidR="00C46A9B" w:rsidRPr="00DB259F">
        <w:rPr>
          <w:rFonts w:ascii="Times New Roman" w:hAnsi="Times New Roman" w:cs="Times New Roman"/>
          <w:noProof/>
          <w:sz w:val="24"/>
          <w:szCs w:val="24"/>
        </w:rPr>
        <w:t>griculture</w:t>
      </w:r>
      <w:r w:rsidR="00C46A9B">
        <w:rPr>
          <w:rFonts w:ascii="Times New Roman" w:hAnsi="Times New Roman" w:cs="Times New Roman"/>
          <w:sz w:val="24"/>
          <w:szCs w:val="24"/>
        </w:rPr>
        <w:t xml:space="preserve"> and forest. </w:t>
      </w:r>
      <w:r w:rsidR="00D562E2">
        <w:rPr>
          <w:rFonts w:ascii="Times New Roman" w:hAnsi="Times New Roman" w:cs="Times New Roman"/>
          <w:sz w:val="24"/>
          <w:szCs w:val="24"/>
        </w:rPr>
        <w:t xml:space="preserve">Similarly, even when </w:t>
      </w:r>
      <w:r w:rsidR="00DB259F">
        <w:rPr>
          <w:rFonts w:ascii="Times New Roman" w:hAnsi="Times New Roman" w:cs="Times New Roman"/>
          <w:noProof/>
          <w:sz w:val="24"/>
          <w:szCs w:val="24"/>
        </w:rPr>
        <w:t>only two variables are</w:t>
      </w:r>
      <w:r w:rsidR="00B4070F" w:rsidRPr="00DB259F">
        <w:rPr>
          <w:rFonts w:ascii="Times New Roman" w:hAnsi="Times New Roman" w:cs="Times New Roman"/>
          <w:noProof/>
          <w:sz w:val="24"/>
          <w:szCs w:val="24"/>
        </w:rPr>
        <w:t xml:space="preserve"> interacting</w:t>
      </w:r>
      <w:r w:rsidR="00B4070F">
        <w:rPr>
          <w:rFonts w:ascii="Times New Roman" w:hAnsi="Times New Roman" w:cs="Times New Roman"/>
          <w:sz w:val="24"/>
          <w:szCs w:val="24"/>
        </w:rPr>
        <w:t xml:space="preserve">, </w:t>
      </w:r>
      <w:r w:rsidR="00D562E2">
        <w:rPr>
          <w:rFonts w:ascii="Times New Roman" w:hAnsi="Times New Roman" w:cs="Times New Roman"/>
          <w:sz w:val="24"/>
          <w:szCs w:val="24"/>
        </w:rPr>
        <w:t xml:space="preserve">agriculture appeared </w:t>
      </w:r>
      <w:commentRangeStart w:id="52"/>
      <w:r w:rsidR="00D562E2">
        <w:rPr>
          <w:rFonts w:ascii="Times New Roman" w:hAnsi="Times New Roman" w:cs="Times New Roman"/>
          <w:sz w:val="24"/>
          <w:szCs w:val="24"/>
        </w:rPr>
        <w:t>to be significant</w:t>
      </w:r>
      <w:commentRangeEnd w:id="52"/>
      <w:r w:rsidR="00187784">
        <w:rPr>
          <w:rStyle w:val="CommentReference"/>
        </w:rPr>
        <w:commentReference w:id="52"/>
      </w:r>
      <w:r w:rsidR="00D562E2">
        <w:rPr>
          <w:rFonts w:ascii="Times New Roman" w:hAnsi="Times New Roman" w:cs="Times New Roman"/>
          <w:sz w:val="24"/>
          <w:szCs w:val="24"/>
        </w:rPr>
        <w:t>.</w:t>
      </w:r>
      <w:r w:rsidR="00B4070F">
        <w:rPr>
          <w:rFonts w:ascii="Times New Roman" w:hAnsi="Times New Roman" w:cs="Times New Roman"/>
          <w:sz w:val="24"/>
          <w:szCs w:val="24"/>
        </w:rPr>
        <w:t xml:space="preserve"> The last three </w:t>
      </w:r>
      <w:r w:rsidR="006F67A8">
        <w:rPr>
          <w:rFonts w:ascii="Times New Roman" w:hAnsi="Times New Roman" w:cs="Times New Roman"/>
          <w:sz w:val="24"/>
          <w:szCs w:val="24"/>
        </w:rPr>
        <w:t>models</w:t>
      </w:r>
      <w:r w:rsidR="00B4070F">
        <w:rPr>
          <w:rFonts w:ascii="Times New Roman" w:hAnsi="Times New Roman" w:cs="Times New Roman"/>
          <w:sz w:val="24"/>
          <w:szCs w:val="24"/>
        </w:rPr>
        <w:t xml:space="preserve"> </w:t>
      </w:r>
      <w:r w:rsidR="006F67A8">
        <w:rPr>
          <w:rFonts w:ascii="Times New Roman" w:hAnsi="Times New Roman" w:cs="Times New Roman"/>
          <w:sz w:val="24"/>
          <w:szCs w:val="24"/>
        </w:rPr>
        <w:t>have</w:t>
      </w:r>
      <w:r w:rsidR="00B4070F">
        <w:rPr>
          <w:rFonts w:ascii="Times New Roman" w:hAnsi="Times New Roman" w:cs="Times New Roman"/>
          <w:sz w:val="24"/>
          <w:szCs w:val="24"/>
        </w:rPr>
        <w:t xml:space="preserve"> only one variable </w:t>
      </w:r>
      <w:del w:id="53" w:author="Sean Maher" w:date="2017-07-17T20:23:00Z">
        <w:r w:rsidR="00B4070F" w:rsidDel="00187784">
          <w:rPr>
            <w:rFonts w:ascii="Times New Roman" w:hAnsi="Times New Roman" w:cs="Times New Roman"/>
            <w:sz w:val="24"/>
            <w:szCs w:val="24"/>
          </w:rPr>
          <w:delText xml:space="preserve">interacting </w:delText>
        </w:r>
      </w:del>
      <w:ins w:id="54" w:author="Sean Maher" w:date="2017-07-17T20:23:00Z">
        <w:r w:rsidR="00187784">
          <w:rPr>
            <w:rFonts w:ascii="Times New Roman" w:hAnsi="Times New Roman" w:cs="Times New Roman"/>
            <w:sz w:val="24"/>
            <w:szCs w:val="24"/>
          </w:rPr>
          <w:t>predicting</w:t>
        </w:r>
      </w:ins>
      <w:del w:id="55" w:author="Sean Maher" w:date="2017-07-17T20:23:00Z">
        <w:r w:rsidR="00B4070F" w:rsidDel="00187784">
          <w:rPr>
            <w:rFonts w:ascii="Times New Roman" w:hAnsi="Times New Roman" w:cs="Times New Roman"/>
            <w:sz w:val="24"/>
            <w:szCs w:val="24"/>
          </w:rPr>
          <w:delText>with</w:delText>
        </w:r>
      </w:del>
      <w:r w:rsidR="00B4070F">
        <w:rPr>
          <w:rFonts w:ascii="Times New Roman" w:hAnsi="Times New Roman" w:cs="Times New Roman"/>
          <w:sz w:val="24"/>
          <w:szCs w:val="24"/>
        </w:rPr>
        <w:t xml:space="preserve"> the categorical variables. In t</w:t>
      </w:r>
      <w:r w:rsidR="006F67A8">
        <w:rPr>
          <w:rFonts w:ascii="Times New Roman" w:hAnsi="Times New Roman" w:cs="Times New Roman"/>
          <w:sz w:val="24"/>
          <w:szCs w:val="24"/>
        </w:rPr>
        <w:t xml:space="preserve">he model 5, model 6 the variable forest and urban are not at all significant whereas again </w:t>
      </w:r>
      <w:r w:rsidR="006F67A8" w:rsidRPr="00DB259F">
        <w:rPr>
          <w:rFonts w:ascii="Times New Roman" w:hAnsi="Times New Roman" w:cs="Times New Roman"/>
          <w:noProof/>
          <w:sz w:val="24"/>
          <w:szCs w:val="24"/>
        </w:rPr>
        <w:t>model</w:t>
      </w:r>
      <w:r w:rsidR="006F67A8">
        <w:rPr>
          <w:rFonts w:ascii="Times New Roman" w:hAnsi="Times New Roman" w:cs="Times New Roman"/>
          <w:sz w:val="24"/>
          <w:szCs w:val="24"/>
        </w:rPr>
        <w:t xml:space="preserve"> 7 has only variables as agriculture which is </w:t>
      </w:r>
      <w:proofErr w:type="gramStart"/>
      <w:r w:rsidR="006F67A8">
        <w:rPr>
          <w:rFonts w:ascii="Times New Roman" w:hAnsi="Times New Roman" w:cs="Times New Roman"/>
          <w:sz w:val="24"/>
          <w:szCs w:val="24"/>
        </w:rPr>
        <w:t>significant</w:t>
      </w:r>
      <w:proofErr w:type="gramEnd"/>
      <w:r w:rsidR="006F67A8">
        <w:rPr>
          <w:rFonts w:ascii="Times New Roman" w:hAnsi="Times New Roman" w:cs="Times New Roman"/>
          <w:sz w:val="24"/>
          <w:szCs w:val="24"/>
        </w:rPr>
        <w:t>.</w:t>
      </w:r>
      <w:commentRangeEnd w:id="41"/>
      <w:r w:rsidR="00187784">
        <w:rPr>
          <w:rStyle w:val="CommentReference"/>
        </w:rPr>
        <w:commentReference w:id="41"/>
      </w:r>
    </w:p>
    <w:p w14:paraId="2340017A" w14:textId="77777777" w:rsidR="006F5E9D" w:rsidRPr="009F1FBC" w:rsidRDefault="006F5E9D" w:rsidP="00674A97">
      <w:pPr>
        <w:spacing w:line="480" w:lineRule="auto"/>
        <w:rPr>
          <w:rFonts w:ascii="Times New Roman" w:hAnsi="Times New Roman" w:cs="Times New Roman"/>
          <w:sz w:val="24"/>
          <w:szCs w:val="24"/>
        </w:rPr>
      </w:pPr>
    </w:p>
    <w:sectPr w:rsidR="006F5E9D" w:rsidRPr="009F1FB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her, Sean P" w:date="2017-07-17T17:14:00Z" w:initials="MSP">
    <w:p w14:paraId="072C1967" w14:textId="59115B08" w:rsidR="003F7FFE" w:rsidRDefault="003F7FFE">
      <w:pPr>
        <w:pStyle w:val="CommentText"/>
      </w:pPr>
      <w:r>
        <w:rPr>
          <w:rStyle w:val="CommentReference"/>
        </w:rPr>
        <w:annotationRef/>
      </w:r>
      <w:r>
        <w:t>How does the algorithm get confused? The reality is that the precision of the estimate is poor</w:t>
      </w:r>
    </w:p>
  </w:comment>
  <w:comment w:id="1" w:author="Maher, Sean P" w:date="2017-07-17T17:15:00Z" w:initials="MSP">
    <w:p w14:paraId="6298B4DB" w14:textId="394B1AC6" w:rsidR="003F7FFE" w:rsidRDefault="003F7FFE">
      <w:pPr>
        <w:pStyle w:val="CommentText"/>
      </w:pPr>
      <w:r>
        <w:rPr>
          <w:rStyle w:val="CommentReference"/>
        </w:rPr>
        <w:annotationRef/>
      </w:r>
      <w:r>
        <w:t>This is not sound logic. You can have lots of conversion without increases in people doing agriculture. Think big farms.</w:t>
      </w:r>
    </w:p>
  </w:comment>
  <w:comment w:id="2" w:author="Maher, Sean P" w:date="2017-07-17T17:24:00Z" w:initials="MSP">
    <w:p w14:paraId="490955FD" w14:textId="2F530C63" w:rsidR="003F7FFE" w:rsidRDefault="003F7FFE">
      <w:pPr>
        <w:pStyle w:val="CommentText"/>
      </w:pPr>
      <w:r>
        <w:rPr>
          <w:rStyle w:val="CommentReference"/>
        </w:rPr>
        <w:annotationRef/>
      </w:r>
      <w:r>
        <w:t xml:space="preserve">I think this needs to be reworded to reflect that you assume it has been correctly classified. </w:t>
      </w:r>
    </w:p>
  </w:comment>
  <w:comment w:id="3" w:author="Maher, Sean P" w:date="2017-07-17T17:25:00Z" w:initials="MSP">
    <w:p w14:paraId="080A23F1" w14:textId="214C20DC" w:rsidR="003F7FFE" w:rsidRDefault="003F7FFE">
      <w:pPr>
        <w:pStyle w:val="CommentText"/>
      </w:pPr>
      <w:r>
        <w:rPr>
          <w:rStyle w:val="CommentReference"/>
        </w:rPr>
        <w:annotationRef/>
      </w:r>
      <w:r>
        <w:t>It is not verified without field data</w:t>
      </w:r>
    </w:p>
  </w:comment>
  <w:comment w:id="26" w:author="Sean Maher" w:date="2017-07-17T20:14:00Z" w:initials="SM">
    <w:p w14:paraId="512F2A01" w14:textId="5ECE7224" w:rsidR="00DF2BCD" w:rsidRDefault="00DF2BCD">
      <w:pPr>
        <w:pStyle w:val="CommentText"/>
      </w:pPr>
      <w:r>
        <w:rPr>
          <w:rStyle w:val="CommentReference"/>
        </w:rPr>
        <w:annotationRef/>
      </w:r>
      <w:r>
        <w:t>You don’t have interaction terms listed in the model below, only combinations of variables.</w:t>
      </w:r>
    </w:p>
  </w:comment>
  <w:comment w:id="49" w:author="Sean Maher" w:date="2017-07-17T20:23:00Z" w:initials="SM">
    <w:p w14:paraId="4FCCC3A5" w14:textId="50F08866" w:rsidR="00187784" w:rsidRDefault="00187784">
      <w:pPr>
        <w:pStyle w:val="CommentText"/>
      </w:pPr>
      <w:r>
        <w:rPr>
          <w:rStyle w:val="CommentReference"/>
        </w:rPr>
        <w:annotationRef/>
      </w:r>
      <w:r>
        <w:t>Where?</w:t>
      </w:r>
    </w:p>
  </w:comment>
  <w:comment w:id="52" w:author="Sean Maher" w:date="2017-07-17T20:24:00Z" w:initials="SM">
    <w:p w14:paraId="3609A4C4" w14:textId="392F0C54" w:rsidR="00187784" w:rsidRDefault="00187784">
      <w:pPr>
        <w:pStyle w:val="CommentText"/>
      </w:pPr>
      <w:r>
        <w:rPr>
          <w:rStyle w:val="CommentReference"/>
        </w:rPr>
        <w:annotationRef/>
      </w:r>
      <w:r>
        <w:t xml:space="preserve">Not the case. The P-value should be below 0.05 to be considered significant (assuming your alpha is set of 0.05). </w:t>
      </w:r>
    </w:p>
  </w:comment>
  <w:comment w:id="41" w:author="Sean Maher" w:date="2017-07-17T20:25:00Z" w:initials="SM">
    <w:p w14:paraId="4EBEFC80" w14:textId="550F9F13" w:rsidR="00187784" w:rsidRDefault="00187784">
      <w:pPr>
        <w:pStyle w:val="CommentText"/>
      </w:pPr>
      <w:r>
        <w:rPr>
          <w:rStyle w:val="CommentReference"/>
        </w:rPr>
        <w:annotationRef/>
      </w:r>
      <w:r>
        <w:t xml:space="preserve">What happened to the </w:t>
      </w:r>
      <w:proofErr w:type="spellStart"/>
      <w:r>
        <w:t>AICc</w:t>
      </w:r>
      <w:proofErr w:type="spellEnd"/>
      <w:r>
        <w:t xml:space="preserve"> Table?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2C1967" w15:done="0"/>
  <w15:commentEx w15:paraId="6298B4DB" w15:done="0"/>
  <w15:commentEx w15:paraId="490955FD" w15:done="0"/>
  <w15:commentEx w15:paraId="080A23F1" w15:done="0"/>
  <w15:commentEx w15:paraId="512F2A01" w15:done="0"/>
  <w15:commentEx w15:paraId="4FCCC3A5" w15:done="0"/>
  <w15:commentEx w15:paraId="3609A4C4" w15:done="0"/>
  <w15:commentEx w15:paraId="4EBEFC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her, Sean P">
    <w15:presenceInfo w15:providerId="AD" w15:userId="S-1-5-21-319684956-3210497419-1358138691-210952"/>
  </w15:person>
  <w15:person w15:author="Sean Maher">
    <w15:presenceInfo w15:providerId="Windows Live" w15:userId="b517cacd22d796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I0MjE0MTQzNzK3MDBR0lEKTi0uzszPAykwMqgFALU0aDEtAAAA"/>
  </w:docVars>
  <w:rsids>
    <w:rsidRoot w:val="001F31A8"/>
    <w:rsid w:val="00013FB7"/>
    <w:rsid w:val="00020D00"/>
    <w:rsid w:val="00036F90"/>
    <w:rsid w:val="00045798"/>
    <w:rsid w:val="000502BF"/>
    <w:rsid w:val="00053FE7"/>
    <w:rsid w:val="00055541"/>
    <w:rsid w:val="000937F2"/>
    <w:rsid w:val="000A1020"/>
    <w:rsid w:val="000B0E7E"/>
    <w:rsid w:val="000B5C14"/>
    <w:rsid w:val="000C1E9C"/>
    <w:rsid w:val="000C64B4"/>
    <w:rsid w:val="0010739F"/>
    <w:rsid w:val="00111D0A"/>
    <w:rsid w:val="00125705"/>
    <w:rsid w:val="00163143"/>
    <w:rsid w:val="001844E9"/>
    <w:rsid w:val="00187784"/>
    <w:rsid w:val="00187BB0"/>
    <w:rsid w:val="00192076"/>
    <w:rsid w:val="001D1D67"/>
    <w:rsid w:val="001D7CE0"/>
    <w:rsid w:val="001F31A8"/>
    <w:rsid w:val="00222734"/>
    <w:rsid w:val="00237298"/>
    <w:rsid w:val="00264357"/>
    <w:rsid w:val="00281873"/>
    <w:rsid w:val="0029607C"/>
    <w:rsid w:val="00296392"/>
    <w:rsid w:val="0029648F"/>
    <w:rsid w:val="002A4625"/>
    <w:rsid w:val="002B0711"/>
    <w:rsid w:val="002B479F"/>
    <w:rsid w:val="002B688C"/>
    <w:rsid w:val="002C4DD7"/>
    <w:rsid w:val="002F0632"/>
    <w:rsid w:val="00333501"/>
    <w:rsid w:val="00336A77"/>
    <w:rsid w:val="00366C3A"/>
    <w:rsid w:val="0037473D"/>
    <w:rsid w:val="003836BC"/>
    <w:rsid w:val="00393653"/>
    <w:rsid w:val="003A19D3"/>
    <w:rsid w:val="003C1D5D"/>
    <w:rsid w:val="003D4F49"/>
    <w:rsid w:val="003F7FFE"/>
    <w:rsid w:val="00405019"/>
    <w:rsid w:val="00425487"/>
    <w:rsid w:val="00425CA4"/>
    <w:rsid w:val="0045221C"/>
    <w:rsid w:val="0046526F"/>
    <w:rsid w:val="00475C97"/>
    <w:rsid w:val="00490E7C"/>
    <w:rsid w:val="004A7BF4"/>
    <w:rsid w:val="004E6862"/>
    <w:rsid w:val="004F0291"/>
    <w:rsid w:val="005036A5"/>
    <w:rsid w:val="00507A94"/>
    <w:rsid w:val="005368F2"/>
    <w:rsid w:val="00556A66"/>
    <w:rsid w:val="00564C83"/>
    <w:rsid w:val="005672F7"/>
    <w:rsid w:val="00572707"/>
    <w:rsid w:val="005A0F9A"/>
    <w:rsid w:val="005B503C"/>
    <w:rsid w:val="005C0034"/>
    <w:rsid w:val="005E609F"/>
    <w:rsid w:val="00602F84"/>
    <w:rsid w:val="00620CE2"/>
    <w:rsid w:val="006250CA"/>
    <w:rsid w:val="00625E79"/>
    <w:rsid w:val="006415AE"/>
    <w:rsid w:val="0065225F"/>
    <w:rsid w:val="00667438"/>
    <w:rsid w:val="00674A97"/>
    <w:rsid w:val="00694FCB"/>
    <w:rsid w:val="006B79CB"/>
    <w:rsid w:val="006D3A00"/>
    <w:rsid w:val="006D3C35"/>
    <w:rsid w:val="006E0FBD"/>
    <w:rsid w:val="006E39D5"/>
    <w:rsid w:val="006F0EAA"/>
    <w:rsid w:val="006F5E9D"/>
    <w:rsid w:val="006F67A8"/>
    <w:rsid w:val="00710A1A"/>
    <w:rsid w:val="00710A1E"/>
    <w:rsid w:val="007171CC"/>
    <w:rsid w:val="007334E5"/>
    <w:rsid w:val="00736D11"/>
    <w:rsid w:val="00740C83"/>
    <w:rsid w:val="00745FA0"/>
    <w:rsid w:val="007527EB"/>
    <w:rsid w:val="0076033D"/>
    <w:rsid w:val="0077687C"/>
    <w:rsid w:val="0079090B"/>
    <w:rsid w:val="007A057E"/>
    <w:rsid w:val="007B7D40"/>
    <w:rsid w:val="007D540F"/>
    <w:rsid w:val="007F1B8A"/>
    <w:rsid w:val="0080374B"/>
    <w:rsid w:val="008058A3"/>
    <w:rsid w:val="00806970"/>
    <w:rsid w:val="008316AC"/>
    <w:rsid w:val="0084597D"/>
    <w:rsid w:val="00851873"/>
    <w:rsid w:val="00854250"/>
    <w:rsid w:val="00855B69"/>
    <w:rsid w:val="0087129B"/>
    <w:rsid w:val="00876012"/>
    <w:rsid w:val="00891883"/>
    <w:rsid w:val="008A73DF"/>
    <w:rsid w:val="008C5B8B"/>
    <w:rsid w:val="008D1441"/>
    <w:rsid w:val="008F2F1D"/>
    <w:rsid w:val="008F633E"/>
    <w:rsid w:val="00914EAD"/>
    <w:rsid w:val="00936B94"/>
    <w:rsid w:val="00951CF2"/>
    <w:rsid w:val="00952B7A"/>
    <w:rsid w:val="00967454"/>
    <w:rsid w:val="00971552"/>
    <w:rsid w:val="00986F69"/>
    <w:rsid w:val="0099705B"/>
    <w:rsid w:val="009C6FC2"/>
    <w:rsid w:val="009E46E1"/>
    <w:rsid w:val="009F1FBC"/>
    <w:rsid w:val="00A11FC7"/>
    <w:rsid w:val="00A17EAD"/>
    <w:rsid w:val="00A2719F"/>
    <w:rsid w:val="00A27566"/>
    <w:rsid w:val="00A31D29"/>
    <w:rsid w:val="00A50063"/>
    <w:rsid w:val="00A51FCC"/>
    <w:rsid w:val="00A5243E"/>
    <w:rsid w:val="00A602AE"/>
    <w:rsid w:val="00A81574"/>
    <w:rsid w:val="00AC52DE"/>
    <w:rsid w:val="00AD7370"/>
    <w:rsid w:val="00B4070F"/>
    <w:rsid w:val="00B42286"/>
    <w:rsid w:val="00B471DB"/>
    <w:rsid w:val="00B56ED6"/>
    <w:rsid w:val="00B57614"/>
    <w:rsid w:val="00B61341"/>
    <w:rsid w:val="00B72126"/>
    <w:rsid w:val="00B93BC5"/>
    <w:rsid w:val="00BB30AA"/>
    <w:rsid w:val="00BB5DBB"/>
    <w:rsid w:val="00BF69B9"/>
    <w:rsid w:val="00C013D3"/>
    <w:rsid w:val="00C24F8B"/>
    <w:rsid w:val="00C30EBC"/>
    <w:rsid w:val="00C46A9B"/>
    <w:rsid w:val="00C52183"/>
    <w:rsid w:val="00C559EA"/>
    <w:rsid w:val="00C75661"/>
    <w:rsid w:val="00CB4C99"/>
    <w:rsid w:val="00CD35FC"/>
    <w:rsid w:val="00CF5FDE"/>
    <w:rsid w:val="00D271DB"/>
    <w:rsid w:val="00D275EB"/>
    <w:rsid w:val="00D31F6F"/>
    <w:rsid w:val="00D34E5F"/>
    <w:rsid w:val="00D469E2"/>
    <w:rsid w:val="00D5411B"/>
    <w:rsid w:val="00D562E2"/>
    <w:rsid w:val="00DB1CB4"/>
    <w:rsid w:val="00DB259F"/>
    <w:rsid w:val="00DC46D9"/>
    <w:rsid w:val="00DD1FC4"/>
    <w:rsid w:val="00DD40F9"/>
    <w:rsid w:val="00DF159E"/>
    <w:rsid w:val="00DF2BCD"/>
    <w:rsid w:val="00E12005"/>
    <w:rsid w:val="00E313C2"/>
    <w:rsid w:val="00E44CA9"/>
    <w:rsid w:val="00E63C1C"/>
    <w:rsid w:val="00E64785"/>
    <w:rsid w:val="00E7556F"/>
    <w:rsid w:val="00E85CBD"/>
    <w:rsid w:val="00E938F7"/>
    <w:rsid w:val="00EB572C"/>
    <w:rsid w:val="00EC01B4"/>
    <w:rsid w:val="00EC7138"/>
    <w:rsid w:val="00EE0408"/>
    <w:rsid w:val="00EE7F29"/>
    <w:rsid w:val="00EF5FBB"/>
    <w:rsid w:val="00F10A6E"/>
    <w:rsid w:val="00F11F0F"/>
    <w:rsid w:val="00F25E83"/>
    <w:rsid w:val="00F43EEB"/>
    <w:rsid w:val="00F704C6"/>
    <w:rsid w:val="00F70F9F"/>
    <w:rsid w:val="00F94D89"/>
    <w:rsid w:val="00F96EC8"/>
    <w:rsid w:val="00FA3693"/>
    <w:rsid w:val="00FA6EB2"/>
    <w:rsid w:val="00FC2581"/>
    <w:rsid w:val="00FE0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FFB9B"/>
  <w15:chartTrackingRefBased/>
  <w15:docId w15:val="{417086BD-E3E5-46EA-A5A5-2C28D6B0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7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785"/>
    <w:rPr>
      <w:rFonts w:ascii="Segoe UI" w:hAnsi="Segoe UI" w:cs="Segoe UI"/>
      <w:sz w:val="18"/>
      <w:szCs w:val="18"/>
    </w:rPr>
  </w:style>
  <w:style w:type="character" w:styleId="PlaceholderText">
    <w:name w:val="Placeholder Text"/>
    <w:basedOn w:val="DefaultParagraphFont"/>
    <w:uiPriority w:val="99"/>
    <w:semiHidden/>
    <w:rsid w:val="00490E7C"/>
    <w:rPr>
      <w:color w:val="808080"/>
    </w:rPr>
  </w:style>
  <w:style w:type="character" w:customStyle="1" w:styleId="apple-converted-space">
    <w:name w:val="apple-converted-space"/>
    <w:basedOn w:val="DefaultParagraphFont"/>
    <w:rsid w:val="00CB4C99"/>
  </w:style>
  <w:style w:type="character" w:styleId="Emphasis">
    <w:name w:val="Emphasis"/>
    <w:basedOn w:val="DefaultParagraphFont"/>
    <w:uiPriority w:val="20"/>
    <w:qFormat/>
    <w:rsid w:val="00CB4C99"/>
    <w:rPr>
      <w:i/>
      <w:iCs/>
    </w:rPr>
  </w:style>
  <w:style w:type="character" w:styleId="Hyperlink">
    <w:name w:val="Hyperlink"/>
    <w:basedOn w:val="DefaultParagraphFont"/>
    <w:uiPriority w:val="99"/>
    <w:semiHidden/>
    <w:unhideWhenUsed/>
    <w:rsid w:val="00CB4C99"/>
    <w:rPr>
      <w:color w:val="0000FF"/>
      <w:u w:val="single"/>
    </w:rPr>
  </w:style>
  <w:style w:type="paragraph" w:styleId="NormalWeb">
    <w:name w:val="Normal (Web)"/>
    <w:basedOn w:val="Normal"/>
    <w:uiPriority w:val="99"/>
    <w:semiHidden/>
    <w:unhideWhenUsed/>
    <w:rsid w:val="00CB4C9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66C3A"/>
    <w:rPr>
      <w:sz w:val="16"/>
      <w:szCs w:val="16"/>
    </w:rPr>
  </w:style>
  <w:style w:type="paragraph" w:styleId="CommentText">
    <w:name w:val="annotation text"/>
    <w:basedOn w:val="Normal"/>
    <w:link w:val="CommentTextChar"/>
    <w:uiPriority w:val="99"/>
    <w:semiHidden/>
    <w:unhideWhenUsed/>
    <w:rsid w:val="00366C3A"/>
    <w:pPr>
      <w:spacing w:line="240" w:lineRule="auto"/>
    </w:pPr>
    <w:rPr>
      <w:sz w:val="20"/>
      <w:szCs w:val="20"/>
    </w:rPr>
  </w:style>
  <w:style w:type="character" w:customStyle="1" w:styleId="CommentTextChar">
    <w:name w:val="Comment Text Char"/>
    <w:basedOn w:val="DefaultParagraphFont"/>
    <w:link w:val="CommentText"/>
    <w:uiPriority w:val="99"/>
    <w:semiHidden/>
    <w:rsid w:val="00366C3A"/>
    <w:rPr>
      <w:sz w:val="20"/>
      <w:szCs w:val="20"/>
    </w:rPr>
  </w:style>
  <w:style w:type="paragraph" w:styleId="CommentSubject">
    <w:name w:val="annotation subject"/>
    <w:basedOn w:val="CommentText"/>
    <w:next w:val="CommentText"/>
    <w:link w:val="CommentSubjectChar"/>
    <w:uiPriority w:val="99"/>
    <w:semiHidden/>
    <w:unhideWhenUsed/>
    <w:rsid w:val="00366C3A"/>
    <w:rPr>
      <w:b/>
      <w:bCs/>
    </w:rPr>
  </w:style>
  <w:style w:type="character" w:customStyle="1" w:styleId="CommentSubjectChar">
    <w:name w:val="Comment Subject Char"/>
    <w:basedOn w:val="CommentTextChar"/>
    <w:link w:val="CommentSubject"/>
    <w:uiPriority w:val="99"/>
    <w:semiHidden/>
    <w:rsid w:val="00366C3A"/>
    <w:rPr>
      <w:b/>
      <w:bCs/>
      <w:sz w:val="20"/>
      <w:szCs w:val="20"/>
    </w:rPr>
  </w:style>
  <w:style w:type="paragraph" w:styleId="Revision">
    <w:name w:val="Revision"/>
    <w:hidden/>
    <w:uiPriority w:val="99"/>
    <w:semiHidden/>
    <w:rsid w:val="00366C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726">
      <w:bodyDiv w:val="1"/>
      <w:marLeft w:val="0"/>
      <w:marRight w:val="0"/>
      <w:marTop w:val="0"/>
      <w:marBottom w:val="0"/>
      <w:divBdr>
        <w:top w:val="none" w:sz="0" w:space="0" w:color="auto"/>
        <w:left w:val="none" w:sz="0" w:space="0" w:color="auto"/>
        <w:bottom w:val="none" w:sz="0" w:space="0" w:color="auto"/>
        <w:right w:val="none" w:sz="0" w:space="0" w:color="auto"/>
      </w:divBdr>
    </w:div>
    <w:div w:id="41293381">
      <w:bodyDiv w:val="1"/>
      <w:marLeft w:val="0"/>
      <w:marRight w:val="0"/>
      <w:marTop w:val="0"/>
      <w:marBottom w:val="0"/>
      <w:divBdr>
        <w:top w:val="none" w:sz="0" w:space="0" w:color="auto"/>
        <w:left w:val="none" w:sz="0" w:space="0" w:color="auto"/>
        <w:bottom w:val="none" w:sz="0" w:space="0" w:color="auto"/>
        <w:right w:val="none" w:sz="0" w:space="0" w:color="auto"/>
      </w:divBdr>
    </w:div>
    <w:div w:id="454908155">
      <w:bodyDiv w:val="1"/>
      <w:marLeft w:val="0"/>
      <w:marRight w:val="0"/>
      <w:marTop w:val="0"/>
      <w:marBottom w:val="0"/>
      <w:divBdr>
        <w:top w:val="none" w:sz="0" w:space="0" w:color="auto"/>
        <w:left w:val="none" w:sz="0" w:space="0" w:color="auto"/>
        <w:bottom w:val="none" w:sz="0" w:space="0" w:color="auto"/>
        <w:right w:val="none" w:sz="0" w:space="0" w:color="auto"/>
      </w:divBdr>
    </w:div>
    <w:div w:id="564998203">
      <w:bodyDiv w:val="1"/>
      <w:marLeft w:val="0"/>
      <w:marRight w:val="0"/>
      <w:marTop w:val="0"/>
      <w:marBottom w:val="0"/>
      <w:divBdr>
        <w:top w:val="none" w:sz="0" w:space="0" w:color="auto"/>
        <w:left w:val="none" w:sz="0" w:space="0" w:color="auto"/>
        <w:bottom w:val="none" w:sz="0" w:space="0" w:color="auto"/>
        <w:right w:val="none" w:sz="0" w:space="0" w:color="auto"/>
      </w:divBdr>
    </w:div>
    <w:div w:id="680012181">
      <w:bodyDiv w:val="1"/>
      <w:marLeft w:val="0"/>
      <w:marRight w:val="0"/>
      <w:marTop w:val="0"/>
      <w:marBottom w:val="0"/>
      <w:divBdr>
        <w:top w:val="none" w:sz="0" w:space="0" w:color="auto"/>
        <w:left w:val="none" w:sz="0" w:space="0" w:color="auto"/>
        <w:bottom w:val="none" w:sz="0" w:space="0" w:color="auto"/>
        <w:right w:val="none" w:sz="0" w:space="0" w:color="auto"/>
      </w:divBdr>
    </w:div>
    <w:div w:id="699817215">
      <w:bodyDiv w:val="1"/>
      <w:marLeft w:val="0"/>
      <w:marRight w:val="0"/>
      <w:marTop w:val="0"/>
      <w:marBottom w:val="0"/>
      <w:divBdr>
        <w:top w:val="none" w:sz="0" w:space="0" w:color="auto"/>
        <w:left w:val="none" w:sz="0" w:space="0" w:color="auto"/>
        <w:bottom w:val="none" w:sz="0" w:space="0" w:color="auto"/>
        <w:right w:val="none" w:sz="0" w:space="0" w:color="auto"/>
      </w:divBdr>
    </w:div>
    <w:div w:id="827791743">
      <w:bodyDiv w:val="1"/>
      <w:marLeft w:val="0"/>
      <w:marRight w:val="0"/>
      <w:marTop w:val="0"/>
      <w:marBottom w:val="0"/>
      <w:divBdr>
        <w:top w:val="none" w:sz="0" w:space="0" w:color="auto"/>
        <w:left w:val="none" w:sz="0" w:space="0" w:color="auto"/>
        <w:bottom w:val="none" w:sz="0" w:space="0" w:color="auto"/>
        <w:right w:val="none" w:sz="0" w:space="0" w:color="auto"/>
      </w:divBdr>
    </w:div>
    <w:div w:id="948857866">
      <w:bodyDiv w:val="1"/>
      <w:marLeft w:val="0"/>
      <w:marRight w:val="0"/>
      <w:marTop w:val="0"/>
      <w:marBottom w:val="0"/>
      <w:divBdr>
        <w:top w:val="none" w:sz="0" w:space="0" w:color="auto"/>
        <w:left w:val="none" w:sz="0" w:space="0" w:color="auto"/>
        <w:bottom w:val="none" w:sz="0" w:space="0" w:color="auto"/>
        <w:right w:val="none" w:sz="0" w:space="0" w:color="auto"/>
      </w:divBdr>
    </w:div>
    <w:div w:id="1171143891">
      <w:bodyDiv w:val="1"/>
      <w:marLeft w:val="0"/>
      <w:marRight w:val="0"/>
      <w:marTop w:val="0"/>
      <w:marBottom w:val="0"/>
      <w:divBdr>
        <w:top w:val="none" w:sz="0" w:space="0" w:color="auto"/>
        <w:left w:val="none" w:sz="0" w:space="0" w:color="auto"/>
        <w:bottom w:val="none" w:sz="0" w:space="0" w:color="auto"/>
        <w:right w:val="none" w:sz="0" w:space="0" w:color="auto"/>
      </w:divBdr>
    </w:div>
    <w:div w:id="1243029778">
      <w:bodyDiv w:val="1"/>
      <w:marLeft w:val="0"/>
      <w:marRight w:val="0"/>
      <w:marTop w:val="0"/>
      <w:marBottom w:val="0"/>
      <w:divBdr>
        <w:top w:val="none" w:sz="0" w:space="0" w:color="auto"/>
        <w:left w:val="none" w:sz="0" w:space="0" w:color="auto"/>
        <w:bottom w:val="none" w:sz="0" w:space="0" w:color="auto"/>
        <w:right w:val="none" w:sz="0" w:space="0" w:color="auto"/>
      </w:divBdr>
    </w:div>
    <w:div w:id="1277717749">
      <w:bodyDiv w:val="1"/>
      <w:marLeft w:val="0"/>
      <w:marRight w:val="0"/>
      <w:marTop w:val="0"/>
      <w:marBottom w:val="0"/>
      <w:divBdr>
        <w:top w:val="none" w:sz="0" w:space="0" w:color="auto"/>
        <w:left w:val="none" w:sz="0" w:space="0" w:color="auto"/>
        <w:bottom w:val="none" w:sz="0" w:space="0" w:color="auto"/>
        <w:right w:val="none" w:sz="0" w:space="0" w:color="auto"/>
      </w:divBdr>
    </w:div>
    <w:div w:id="1484464610">
      <w:bodyDiv w:val="1"/>
      <w:marLeft w:val="0"/>
      <w:marRight w:val="0"/>
      <w:marTop w:val="0"/>
      <w:marBottom w:val="0"/>
      <w:divBdr>
        <w:top w:val="none" w:sz="0" w:space="0" w:color="auto"/>
        <w:left w:val="none" w:sz="0" w:space="0" w:color="auto"/>
        <w:bottom w:val="none" w:sz="0" w:space="0" w:color="auto"/>
        <w:right w:val="none" w:sz="0" w:space="0" w:color="auto"/>
      </w:divBdr>
    </w:div>
    <w:div w:id="1626691168">
      <w:bodyDiv w:val="1"/>
      <w:marLeft w:val="0"/>
      <w:marRight w:val="0"/>
      <w:marTop w:val="0"/>
      <w:marBottom w:val="0"/>
      <w:divBdr>
        <w:top w:val="none" w:sz="0" w:space="0" w:color="auto"/>
        <w:left w:val="none" w:sz="0" w:space="0" w:color="auto"/>
        <w:bottom w:val="none" w:sz="0" w:space="0" w:color="auto"/>
        <w:right w:val="none" w:sz="0" w:space="0" w:color="auto"/>
      </w:divBdr>
    </w:div>
    <w:div w:id="1821068382">
      <w:bodyDiv w:val="1"/>
      <w:marLeft w:val="0"/>
      <w:marRight w:val="0"/>
      <w:marTop w:val="0"/>
      <w:marBottom w:val="0"/>
      <w:divBdr>
        <w:top w:val="none" w:sz="0" w:space="0" w:color="auto"/>
        <w:left w:val="none" w:sz="0" w:space="0" w:color="auto"/>
        <w:bottom w:val="none" w:sz="0" w:space="0" w:color="auto"/>
        <w:right w:val="none" w:sz="0" w:space="0" w:color="auto"/>
      </w:divBdr>
    </w:div>
    <w:div w:id="1896431953">
      <w:bodyDiv w:val="1"/>
      <w:marLeft w:val="0"/>
      <w:marRight w:val="0"/>
      <w:marTop w:val="0"/>
      <w:marBottom w:val="0"/>
      <w:divBdr>
        <w:top w:val="none" w:sz="0" w:space="0" w:color="auto"/>
        <w:left w:val="none" w:sz="0" w:space="0" w:color="auto"/>
        <w:bottom w:val="none" w:sz="0" w:space="0" w:color="auto"/>
        <w:right w:val="none" w:sz="0" w:space="0" w:color="auto"/>
      </w:divBdr>
      <w:divsChild>
        <w:div w:id="628167451">
          <w:marLeft w:val="0"/>
          <w:marRight w:val="0"/>
          <w:marTop w:val="0"/>
          <w:marBottom w:val="0"/>
          <w:divBdr>
            <w:top w:val="none" w:sz="0" w:space="0" w:color="auto"/>
            <w:left w:val="none" w:sz="0" w:space="0" w:color="auto"/>
            <w:bottom w:val="none" w:sz="0" w:space="0" w:color="auto"/>
            <w:right w:val="none" w:sz="0" w:space="0" w:color="auto"/>
          </w:divBdr>
        </w:div>
      </w:divsChild>
    </w:div>
    <w:div w:id="211270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Databa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Change in area of land cover from 2009-2016</a:t>
            </a:r>
          </a:p>
        </c:rich>
      </c:tx>
      <c:layout>
        <c:manualLayout>
          <c:xMode val="edge"/>
          <c:yMode val="edge"/>
          <c:x val="0.29933156988188975"/>
          <c:y val="2.560819462227912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9.7122703412073491E-2"/>
          <c:y val="0.12541666666666668"/>
          <c:w val="0.87232174103237092"/>
          <c:h val="0.76718394575678039"/>
        </c:manualLayout>
      </c:layout>
      <c:lineChart>
        <c:grouping val="standard"/>
        <c:varyColors val="0"/>
        <c:ser>
          <c:idx val="0"/>
          <c:order val="0"/>
          <c:tx>
            <c:strRef>
              <c:f>Sheet2!$G$1</c:f>
              <c:strCache>
                <c:ptCount val="1"/>
                <c:pt idx="0">
                  <c:v>Forest</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Sheet2!$C$2:$C$8</c:f>
              <c:numCache>
                <c:formatCode>General</c:formatCode>
                <c:ptCount val="7"/>
                <c:pt idx="0">
                  <c:v>2009</c:v>
                </c:pt>
                <c:pt idx="1">
                  <c:v>2010</c:v>
                </c:pt>
                <c:pt idx="2">
                  <c:v>2011</c:v>
                </c:pt>
                <c:pt idx="3">
                  <c:v>2013</c:v>
                </c:pt>
                <c:pt idx="4">
                  <c:v>2014</c:v>
                </c:pt>
                <c:pt idx="5">
                  <c:v>2015</c:v>
                </c:pt>
                <c:pt idx="6">
                  <c:v>2016</c:v>
                </c:pt>
              </c:numCache>
            </c:numRef>
          </c:cat>
          <c:val>
            <c:numRef>
              <c:f>Sheet2!$G$2:$G$8</c:f>
              <c:numCache>
                <c:formatCode>General</c:formatCode>
                <c:ptCount val="7"/>
                <c:pt idx="0">
                  <c:v>70917.499899999995</c:v>
                </c:pt>
                <c:pt idx="1">
                  <c:v>65956.429799999998</c:v>
                </c:pt>
                <c:pt idx="2">
                  <c:v>63587</c:v>
                </c:pt>
                <c:pt idx="3">
                  <c:v>62004.601799999997</c:v>
                </c:pt>
                <c:pt idx="4">
                  <c:v>54437.778899999998</c:v>
                </c:pt>
                <c:pt idx="5">
                  <c:v>52575.1227</c:v>
                </c:pt>
                <c:pt idx="6">
                  <c:v>39352.936500000003</c:v>
                </c:pt>
              </c:numCache>
            </c:numRef>
          </c:val>
          <c:smooth val="0"/>
          <c:extLst xmlns:c16r2="http://schemas.microsoft.com/office/drawing/2015/06/chart">
            <c:ext xmlns:c16="http://schemas.microsoft.com/office/drawing/2014/chart" uri="{C3380CC4-5D6E-409C-BE32-E72D297353CC}">
              <c16:uniqueId val="{00000000-96AD-491A-A0DB-DAA57259E9EF}"/>
            </c:ext>
          </c:extLst>
        </c:ser>
        <c:ser>
          <c:idx val="1"/>
          <c:order val="1"/>
          <c:tx>
            <c:strRef>
              <c:f>Sheet2!$D$1</c:f>
              <c:strCache>
                <c:ptCount val="1"/>
                <c:pt idx="0">
                  <c:v>Urban</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Sheet2!$D$2:$D$8</c:f>
              <c:numCache>
                <c:formatCode>General</c:formatCode>
                <c:ptCount val="7"/>
                <c:pt idx="0">
                  <c:v>42345.647100000002</c:v>
                </c:pt>
                <c:pt idx="1">
                  <c:v>53639.737200000003</c:v>
                </c:pt>
                <c:pt idx="2">
                  <c:v>71148.958199999994</c:v>
                </c:pt>
                <c:pt idx="3">
                  <c:v>88626.141000000003</c:v>
                </c:pt>
                <c:pt idx="4">
                  <c:v>90907.4908</c:v>
                </c:pt>
                <c:pt idx="5">
                  <c:v>96952.609700000001</c:v>
                </c:pt>
                <c:pt idx="6">
                  <c:v>112393.79549999999</c:v>
                </c:pt>
              </c:numCache>
            </c:numRef>
          </c:val>
          <c:smooth val="0"/>
          <c:extLst xmlns:c16r2="http://schemas.microsoft.com/office/drawing/2015/06/chart">
            <c:ext xmlns:c16="http://schemas.microsoft.com/office/drawing/2014/chart" uri="{C3380CC4-5D6E-409C-BE32-E72D297353CC}">
              <c16:uniqueId val="{00000001-96AD-491A-A0DB-DAA57259E9EF}"/>
            </c:ext>
          </c:extLst>
        </c:ser>
        <c:ser>
          <c:idx val="2"/>
          <c:order val="2"/>
          <c:tx>
            <c:strRef>
              <c:f>Sheet2!$E$1</c:f>
              <c:strCache>
                <c:ptCount val="1"/>
                <c:pt idx="0">
                  <c:v>Agriculture</c:v>
                </c:pt>
              </c:strCache>
            </c:strRef>
          </c:tx>
          <c:spPr>
            <a:ln w="22225" cap="rnd">
              <a:solidFill>
                <a:schemeClr val="accent3"/>
              </a:solidFill>
            </a:ln>
            <a:effectLst>
              <a:glow rad="139700">
                <a:schemeClr val="accent3">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Sheet2!$E$2:$E$8</c:f>
              <c:numCache>
                <c:formatCode>General</c:formatCode>
                <c:ptCount val="7"/>
                <c:pt idx="0">
                  <c:v>141128.5355</c:v>
                </c:pt>
                <c:pt idx="1">
                  <c:v>172489.11730000001</c:v>
                </c:pt>
                <c:pt idx="2">
                  <c:v>196180.01209999999</c:v>
                </c:pt>
                <c:pt idx="3">
                  <c:v>204708.3284</c:v>
                </c:pt>
                <c:pt idx="4">
                  <c:v>241754.02979999999</c:v>
                </c:pt>
                <c:pt idx="5">
                  <c:v>275378.22240000003</c:v>
                </c:pt>
                <c:pt idx="6">
                  <c:v>286930.2279</c:v>
                </c:pt>
              </c:numCache>
            </c:numRef>
          </c:val>
          <c:smooth val="0"/>
          <c:extLst xmlns:c16r2="http://schemas.microsoft.com/office/drawing/2015/06/chart">
            <c:ext xmlns:c16="http://schemas.microsoft.com/office/drawing/2014/chart" uri="{C3380CC4-5D6E-409C-BE32-E72D297353CC}">
              <c16:uniqueId val="{00000002-96AD-491A-A0DB-DAA57259E9EF}"/>
            </c:ext>
          </c:extLst>
        </c:ser>
        <c:ser>
          <c:idx val="3"/>
          <c:order val="3"/>
          <c:tx>
            <c:strRef>
              <c:f>Sheet2!$F$1</c:f>
              <c:strCache>
                <c:ptCount val="1"/>
                <c:pt idx="0">
                  <c:v>Water</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Sheet2!$F$2:$F$8</c:f>
              <c:numCache>
                <c:formatCode>General</c:formatCode>
                <c:ptCount val="7"/>
                <c:pt idx="0">
                  <c:v>1659.5550000000001</c:v>
                </c:pt>
                <c:pt idx="1">
                  <c:v>2759.1912000000002</c:v>
                </c:pt>
                <c:pt idx="2">
                  <c:v>3590.1837</c:v>
                </c:pt>
                <c:pt idx="3">
                  <c:v>3989.9663999999998</c:v>
                </c:pt>
                <c:pt idx="4">
                  <c:v>2912.9166</c:v>
                </c:pt>
                <c:pt idx="5">
                  <c:v>3327.2514000000001</c:v>
                </c:pt>
                <c:pt idx="6">
                  <c:v>1415.0492999999999</c:v>
                </c:pt>
              </c:numCache>
            </c:numRef>
          </c:val>
          <c:smooth val="0"/>
          <c:extLst xmlns:c16r2="http://schemas.microsoft.com/office/drawing/2015/06/chart">
            <c:ext xmlns:c16="http://schemas.microsoft.com/office/drawing/2014/chart" uri="{C3380CC4-5D6E-409C-BE32-E72D297353CC}">
              <c16:uniqueId val="{00000003-96AD-491A-A0DB-DAA57259E9EF}"/>
            </c:ext>
          </c:extLst>
        </c:ser>
        <c:dLbls>
          <c:dLblPos val="t"/>
          <c:showLegendKey val="0"/>
          <c:showVal val="1"/>
          <c:showCatName val="0"/>
          <c:showSerName val="0"/>
          <c:showPercent val="0"/>
          <c:showBubbleSize val="0"/>
        </c:dLbls>
        <c:smooth val="0"/>
        <c:axId val="-1783450816"/>
        <c:axId val="-1783448640"/>
      </c:lineChart>
      <c:catAx>
        <c:axId val="-178345081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3448640"/>
        <c:crosses val="autoZero"/>
        <c:auto val="1"/>
        <c:lblAlgn val="ctr"/>
        <c:lblOffset val="100"/>
        <c:noMultiLvlLbl val="0"/>
      </c:catAx>
      <c:valAx>
        <c:axId val="-17834486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Area in square kilometers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3450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9ABAD-7A06-40F5-B5BA-B8C099D1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5521</TotalTime>
  <Pages>20</Pages>
  <Words>2964</Words>
  <Characters>16899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Banerjee</dc:creator>
  <cp:keywords/>
  <dc:description/>
  <cp:lastModifiedBy>Sean Maher</cp:lastModifiedBy>
  <cp:revision>52</cp:revision>
  <cp:lastPrinted>2017-06-22T19:49:00Z</cp:lastPrinted>
  <dcterms:created xsi:type="dcterms:W3CDTF">2017-06-23T07:34:00Z</dcterms:created>
  <dcterms:modified xsi:type="dcterms:W3CDTF">2017-07-18T01:25:00Z</dcterms:modified>
</cp:coreProperties>
</file>